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25FFD" w14:textId="48D25494" w:rsidR="00C51E10" w:rsidRPr="00EA6F69" w:rsidRDefault="00EA6F69" w:rsidP="00EA6F69">
      <w:pPr>
        <w:pStyle w:val="Title"/>
        <w:bidi w:val="0"/>
        <w:jc w:val="center"/>
      </w:pPr>
      <w:r>
        <w:t xml:space="preserve">The SEAL </w:t>
      </w:r>
      <w:r w:rsidR="00001113">
        <w:t xml:space="preserve">(Servo Algorithm Layer) </w:t>
      </w:r>
      <w:r>
        <w:t>System</w:t>
      </w:r>
    </w:p>
    <w:sdt>
      <w:sdtPr>
        <w:rPr>
          <w:rFonts w:asciiTheme="minorHAnsi" w:eastAsiaTheme="minorEastAsia" w:hAnsiTheme="minorHAnsi" w:cstheme="minorBidi"/>
          <w:color w:val="auto"/>
          <w:sz w:val="22"/>
          <w:szCs w:val="22"/>
        </w:rPr>
        <w:id w:val="2089575983"/>
        <w:docPartObj>
          <w:docPartGallery w:val="Table of Contents"/>
          <w:docPartUnique/>
        </w:docPartObj>
      </w:sdtPr>
      <w:sdtContent>
        <w:p w14:paraId="4B7EA38C" w14:textId="04C2BFD9" w:rsidR="00A94371" w:rsidRDefault="00A94371" w:rsidP="00A94371">
          <w:pPr>
            <w:pStyle w:val="TOCHeading"/>
            <w:jc w:val="left"/>
          </w:pPr>
          <w:r>
            <w:t>Table of Contents</w:t>
          </w:r>
        </w:p>
        <w:p w14:paraId="69F6AF90" w14:textId="1C1CE415" w:rsidR="000C1F3D" w:rsidRDefault="00A94371">
          <w:pPr>
            <w:pStyle w:val="TOC1"/>
            <w:bidi/>
            <w:rPr>
              <w:noProof/>
              <w:kern w:val="2"/>
              <w:sz w:val="24"/>
              <w:szCs w:val="24"/>
              <w:rtl/>
              <w14:ligatures w14:val="standardContextual"/>
            </w:rPr>
          </w:pPr>
          <w:r>
            <w:fldChar w:fldCharType="begin"/>
          </w:r>
          <w:r>
            <w:instrText xml:space="preserve"> TOC \o "1-3" \h \z \u </w:instrText>
          </w:r>
          <w:r>
            <w:fldChar w:fldCharType="separate"/>
          </w:r>
          <w:hyperlink w:anchor="_Toc208134031" w:history="1">
            <w:r w:rsidR="000C1F3D" w:rsidRPr="004D2A11">
              <w:rPr>
                <w:rStyle w:val="Hyperlink"/>
                <w:noProof/>
              </w:rPr>
              <w:t>2</w:t>
            </w:r>
            <w:r w:rsidR="000C1F3D">
              <w:rPr>
                <w:noProof/>
                <w:kern w:val="2"/>
                <w:sz w:val="24"/>
                <w:szCs w:val="24"/>
                <w:rtl/>
                <w14:ligatures w14:val="standardContextual"/>
              </w:rPr>
              <w:tab/>
            </w:r>
            <w:r w:rsidR="000C1F3D" w:rsidRPr="004D2A11">
              <w:rPr>
                <w:rStyle w:val="Hyperlink"/>
                <w:noProof/>
              </w:rPr>
              <w:t>Introduction</w:t>
            </w:r>
            <w:r w:rsidR="000C1F3D">
              <w:rPr>
                <w:noProof/>
                <w:webHidden/>
                <w:rtl/>
              </w:rPr>
              <w:tab/>
            </w:r>
            <w:r w:rsidR="000C1F3D">
              <w:rPr>
                <w:rStyle w:val="Hyperlink"/>
                <w:noProof/>
                <w:rtl/>
              </w:rPr>
              <w:fldChar w:fldCharType="begin"/>
            </w:r>
            <w:r w:rsidR="000C1F3D">
              <w:rPr>
                <w:noProof/>
                <w:webHidden/>
                <w:rtl/>
              </w:rPr>
              <w:instrText xml:space="preserve"> </w:instrText>
            </w:r>
            <w:r w:rsidR="000C1F3D">
              <w:rPr>
                <w:noProof/>
                <w:webHidden/>
              </w:rPr>
              <w:instrText>PAGEREF</w:instrText>
            </w:r>
            <w:r w:rsidR="000C1F3D">
              <w:rPr>
                <w:noProof/>
                <w:webHidden/>
                <w:rtl/>
              </w:rPr>
              <w:instrText xml:space="preserve"> _</w:instrText>
            </w:r>
            <w:r w:rsidR="000C1F3D">
              <w:rPr>
                <w:noProof/>
                <w:webHidden/>
              </w:rPr>
              <w:instrText>Toc208134031 \h</w:instrText>
            </w:r>
            <w:r w:rsidR="000C1F3D">
              <w:rPr>
                <w:noProof/>
                <w:webHidden/>
                <w:rtl/>
              </w:rPr>
              <w:instrText xml:space="preserve"> </w:instrText>
            </w:r>
            <w:r w:rsidR="000C1F3D">
              <w:rPr>
                <w:rStyle w:val="Hyperlink"/>
                <w:noProof/>
                <w:rtl/>
              </w:rPr>
            </w:r>
            <w:r w:rsidR="000C1F3D">
              <w:rPr>
                <w:rStyle w:val="Hyperlink"/>
                <w:noProof/>
                <w:rtl/>
              </w:rPr>
              <w:fldChar w:fldCharType="separate"/>
            </w:r>
            <w:r w:rsidR="000C1F3D">
              <w:rPr>
                <w:noProof/>
                <w:webHidden/>
                <w:rtl/>
              </w:rPr>
              <w:t>2</w:t>
            </w:r>
            <w:r w:rsidR="000C1F3D">
              <w:rPr>
                <w:rStyle w:val="Hyperlink"/>
                <w:noProof/>
                <w:rtl/>
              </w:rPr>
              <w:fldChar w:fldCharType="end"/>
            </w:r>
          </w:hyperlink>
        </w:p>
        <w:p w14:paraId="37BA195B" w14:textId="4F225E6D" w:rsidR="000C1F3D" w:rsidRDefault="000C1F3D">
          <w:pPr>
            <w:pStyle w:val="TOC2"/>
            <w:bidi/>
            <w:rPr>
              <w:noProof/>
              <w:kern w:val="2"/>
              <w:sz w:val="24"/>
              <w:szCs w:val="24"/>
              <w:rtl/>
              <w14:ligatures w14:val="standardContextual"/>
            </w:rPr>
          </w:pPr>
          <w:hyperlink w:anchor="_Toc208134032" w:history="1">
            <w:r w:rsidRPr="004D2A11">
              <w:rPr>
                <w:rStyle w:val="Hyperlink"/>
                <w:noProof/>
              </w:rPr>
              <w:t>2.1</w:t>
            </w:r>
            <w:r>
              <w:rPr>
                <w:noProof/>
                <w:kern w:val="2"/>
                <w:sz w:val="24"/>
                <w:szCs w:val="24"/>
                <w:rtl/>
                <w14:ligatures w14:val="standardContextual"/>
              </w:rPr>
              <w:tab/>
            </w:r>
            <w:r w:rsidRPr="004D2A11">
              <w:rPr>
                <w:rStyle w:val="Hyperlink"/>
                <w:noProof/>
              </w:rPr>
              <w:t>Purpose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Toc208134032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796B7D10" w14:textId="6D1EFAD7" w:rsidR="000C1F3D" w:rsidRDefault="000C1F3D">
          <w:pPr>
            <w:pStyle w:val="TOC2"/>
            <w:bidi/>
            <w:rPr>
              <w:noProof/>
              <w:kern w:val="2"/>
              <w:sz w:val="24"/>
              <w:szCs w:val="24"/>
              <w:rtl/>
              <w14:ligatures w14:val="standardContextual"/>
            </w:rPr>
          </w:pPr>
          <w:hyperlink w:anchor="_Toc208134033" w:history="1">
            <w:r w:rsidRPr="004D2A11">
              <w:rPr>
                <w:rStyle w:val="Hyperlink"/>
                <w:noProof/>
              </w:rPr>
              <w:t>2.2</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Toc208134033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BA9DA2E" w14:textId="4036676A" w:rsidR="000C1F3D" w:rsidRDefault="000C1F3D">
          <w:pPr>
            <w:pStyle w:val="TOC2"/>
            <w:tabs>
              <w:tab w:val="left" w:pos="3006"/>
            </w:tabs>
            <w:bidi/>
            <w:rPr>
              <w:noProof/>
              <w:kern w:val="2"/>
              <w:sz w:val="24"/>
              <w:szCs w:val="24"/>
              <w:rtl/>
              <w14:ligatures w14:val="standardContextual"/>
            </w:rPr>
          </w:pPr>
          <w:hyperlink w:anchor="_Toc208134034" w:history="1">
            <w:r w:rsidRPr="004D2A11">
              <w:rPr>
                <w:rStyle w:val="Hyperlink"/>
                <w:noProof/>
              </w:rPr>
              <w:t>2.3</w:t>
            </w:r>
            <w:r>
              <w:rPr>
                <w:noProof/>
                <w:kern w:val="2"/>
                <w:sz w:val="24"/>
                <w:szCs w:val="24"/>
                <w:rtl/>
                <w14:ligatures w14:val="standardContextual"/>
              </w:rPr>
              <w:tab/>
            </w:r>
            <w:r w:rsidRPr="004D2A11">
              <w:rPr>
                <w:rStyle w:val="Hyperlink"/>
                <w:noProof/>
              </w:rPr>
              <w:t>Required support Tools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E23EADB" w14:textId="278A639E" w:rsidR="000C1F3D" w:rsidRDefault="000C1F3D">
          <w:pPr>
            <w:pStyle w:val="TOC1"/>
            <w:bidi/>
            <w:rPr>
              <w:noProof/>
              <w:kern w:val="2"/>
              <w:sz w:val="24"/>
              <w:szCs w:val="24"/>
              <w:rtl/>
              <w14:ligatures w14:val="standardContextual"/>
            </w:rPr>
          </w:pPr>
          <w:hyperlink w:anchor="_Toc208134035" w:history="1">
            <w:r w:rsidRPr="004D2A11">
              <w:rPr>
                <w:rStyle w:val="Hyperlink"/>
                <w:noProof/>
              </w:rPr>
              <w:t>3</w:t>
            </w:r>
            <w:r>
              <w:rPr>
                <w:noProof/>
                <w:kern w:val="2"/>
                <w:sz w:val="24"/>
                <w:szCs w:val="24"/>
                <w:rtl/>
                <w14:ligatures w14:val="standardContextual"/>
              </w:rPr>
              <w:tab/>
            </w:r>
            <w:r w:rsidRPr="004D2A11">
              <w:rPr>
                <w:rStyle w:val="Hyperlink"/>
                <w:noProof/>
              </w:rPr>
              <w:t>The drive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Toc208134035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2F5ACB9" w14:textId="7291E778" w:rsidR="000C1F3D" w:rsidRDefault="000C1F3D">
          <w:pPr>
            <w:pStyle w:val="TOC3"/>
            <w:bidi/>
            <w:rPr>
              <w:noProof/>
              <w:kern w:val="2"/>
              <w:sz w:val="24"/>
              <w:szCs w:val="24"/>
              <w:rtl/>
              <w14:ligatures w14:val="standardContextual"/>
            </w:rPr>
          </w:pPr>
          <w:hyperlink w:anchor="_Toc208134036" w:history="1">
            <w:r w:rsidRPr="004D2A11">
              <w:rPr>
                <w:rStyle w:val="Hyperlink"/>
                <w:noProof/>
              </w:rPr>
              <w:t>3.1.1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15F014E5" w14:textId="10BFEBB5" w:rsidR="000C1F3D" w:rsidRDefault="000C1F3D">
          <w:pPr>
            <w:pStyle w:val="TOC3"/>
            <w:bidi/>
            <w:rPr>
              <w:noProof/>
              <w:kern w:val="2"/>
              <w:sz w:val="24"/>
              <w:szCs w:val="24"/>
              <w:rtl/>
              <w14:ligatures w14:val="standardContextual"/>
            </w:rPr>
          </w:pPr>
          <w:hyperlink w:anchor="_Toc208134037" w:history="1">
            <w:r w:rsidRPr="004D2A11">
              <w:rPr>
                <w:rStyle w:val="Hyperlink"/>
                <w:noProof/>
              </w:rPr>
              <w:t>3.1.2</w:t>
            </w:r>
            <w:r>
              <w:rPr>
                <w:noProof/>
                <w:kern w:val="2"/>
                <w:sz w:val="24"/>
                <w:szCs w:val="24"/>
                <w:rtl/>
                <w14:ligatures w14:val="standardContextual"/>
              </w:rPr>
              <w:tab/>
            </w:r>
            <w:r w:rsidRPr="004D2A11">
              <w:rPr>
                <w:rStyle w:val="Hyperlink"/>
                <w:noProof/>
              </w:rPr>
              <w:t>Controller Architecture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Toc208134037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65E46F2" w14:textId="0CA68346" w:rsidR="000C1F3D" w:rsidRDefault="000C1F3D">
          <w:pPr>
            <w:pStyle w:val="TOC3"/>
            <w:bidi/>
            <w:rPr>
              <w:noProof/>
              <w:kern w:val="2"/>
              <w:sz w:val="24"/>
              <w:szCs w:val="24"/>
              <w:rtl/>
              <w14:ligatures w14:val="standardContextual"/>
            </w:rPr>
          </w:pPr>
          <w:hyperlink w:anchor="_Toc208134038" w:history="1">
            <w:r w:rsidRPr="004D2A11">
              <w:rPr>
                <w:rStyle w:val="Hyperlink"/>
                <w:noProof/>
              </w:rPr>
              <w:t>3.1.3</w:t>
            </w:r>
            <w:r>
              <w:rPr>
                <w:noProof/>
                <w:kern w:val="2"/>
                <w:sz w:val="24"/>
                <w:szCs w:val="24"/>
                <w:rtl/>
                <w14:ligatures w14:val="standardContextual"/>
              </w:rPr>
              <w:tab/>
            </w:r>
            <w:r w:rsidRPr="004D2A11">
              <w:rPr>
                <w:rStyle w:val="Hyperlink"/>
                <w:noProof/>
              </w:rPr>
              <w:t>SEAL Integration via IPC</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9D47CC4" w14:textId="00942569" w:rsidR="000C1F3D" w:rsidRDefault="000C1F3D">
          <w:pPr>
            <w:pStyle w:val="TOC3"/>
            <w:bidi/>
            <w:rPr>
              <w:noProof/>
              <w:kern w:val="2"/>
              <w:sz w:val="24"/>
              <w:szCs w:val="24"/>
              <w:rtl/>
              <w14:ligatures w14:val="standardContextual"/>
            </w:rPr>
          </w:pPr>
          <w:hyperlink w:anchor="_Toc208134039" w:history="1">
            <w:r w:rsidRPr="004D2A11">
              <w:rPr>
                <w:rStyle w:val="Hyperlink"/>
                <w:noProof/>
              </w:rPr>
              <w:t>3.1.4</w:t>
            </w:r>
            <w:r>
              <w:rPr>
                <w:noProof/>
                <w:kern w:val="2"/>
                <w:sz w:val="24"/>
                <w:szCs w:val="24"/>
                <w:rtl/>
                <w14:ligatures w14:val="standardContextual"/>
              </w:rPr>
              <w:tab/>
            </w:r>
            <w:r w:rsidRPr="004D2A11">
              <w:rPr>
                <w:rStyle w:val="Hyperlink"/>
                <w:noProof/>
              </w:rPr>
              <w:t>Role in the SEAL Eco 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Toc208134039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7C356A6" w14:textId="1C35FE32" w:rsidR="000C1F3D" w:rsidRDefault="000C1F3D">
          <w:pPr>
            <w:pStyle w:val="TOC1"/>
            <w:tabs>
              <w:tab w:val="left" w:pos="2483"/>
            </w:tabs>
            <w:bidi/>
            <w:rPr>
              <w:noProof/>
              <w:kern w:val="2"/>
              <w:sz w:val="24"/>
              <w:szCs w:val="24"/>
              <w:rtl/>
              <w14:ligatures w14:val="standardContextual"/>
            </w:rPr>
          </w:pPr>
          <w:hyperlink w:anchor="_Toc208134040" w:history="1">
            <w:r w:rsidRPr="004D2A11">
              <w:rPr>
                <w:rStyle w:val="Hyperlink"/>
                <w:noProof/>
              </w:rPr>
              <w:t>4</w:t>
            </w:r>
            <w:r>
              <w:rPr>
                <w:noProof/>
                <w:kern w:val="2"/>
                <w:sz w:val="24"/>
                <w:szCs w:val="24"/>
                <w:rtl/>
                <w14:ligatures w14:val="standardContextual"/>
              </w:rPr>
              <w:tab/>
            </w:r>
            <w:r w:rsidRPr="004D2A11">
              <w:rPr>
                <w:rStyle w:val="Hyperlink"/>
                <w:noProof/>
              </w:rPr>
              <w:t>Modeling Environment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Toc208134040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BE00A47" w14:textId="773B2E45" w:rsidR="000C1F3D" w:rsidRDefault="000C1F3D">
          <w:pPr>
            <w:pStyle w:val="TOC2"/>
            <w:bidi/>
            <w:rPr>
              <w:noProof/>
              <w:kern w:val="2"/>
              <w:sz w:val="24"/>
              <w:szCs w:val="24"/>
              <w:rtl/>
              <w14:ligatures w14:val="standardContextual"/>
            </w:rPr>
          </w:pPr>
          <w:hyperlink w:anchor="_Toc208134041" w:history="1">
            <w:r w:rsidRPr="004D2A11">
              <w:rPr>
                <w:rStyle w:val="Hyperlink"/>
                <w:noProof/>
              </w:rPr>
              <w:t>4.1</w:t>
            </w:r>
            <w:r>
              <w:rPr>
                <w:noProof/>
                <w:kern w:val="2"/>
                <w:sz w:val="24"/>
                <w:szCs w:val="24"/>
                <w:rtl/>
                <w14:ligatures w14:val="standardContextual"/>
              </w:rPr>
              <w:tab/>
            </w:r>
            <w:r w:rsidRPr="004D2A11">
              <w:rPr>
                <w:rStyle w:val="Hyperlink"/>
                <w:noProof/>
              </w:rPr>
              <w:t>SEAL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CF715D1" w14:textId="0A3C3DFE" w:rsidR="000C1F3D" w:rsidRDefault="000C1F3D">
          <w:pPr>
            <w:pStyle w:val="TOC3"/>
            <w:bidi/>
            <w:rPr>
              <w:noProof/>
              <w:kern w:val="2"/>
              <w:sz w:val="24"/>
              <w:szCs w:val="24"/>
              <w:rtl/>
              <w14:ligatures w14:val="standardContextual"/>
            </w:rPr>
          </w:pPr>
          <w:hyperlink w:anchor="_Toc208134042" w:history="1">
            <w:r w:rsidRPr="004D2A11">
              <w:rPr>
                <w:rStyle w:val="Hyperlink"/>
                <w:noProof/>
              </w:rPr>
              <w:t>4.1.1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E0CCC77" w14:textId="0A267BD5" w:rsidR="000C1F3D" w:rsidRDefault="000C1F3D">
          <w:pPr>
            <w:pStyle w:val="TOC3"/>
            <w:bidi/>
            <w:rPr>
              <w:noProof/>
              <w:kern w:val="2"/>
              <w:sz w:val="24"/>
              <w:szCs w:val="24"/>
              <w:rtl/>
              <w14:ligatures w14:val="standardContextual"/>
            </w:rPr>
          </w:pPr>
          <w:hyperlink w:anchor="_Toc208134043" w:history="1">
            <w:r w:rsidRPr="004D2A11">
              <w:rPr>
                <w:rStyle w:val="Hyperlink"/>
                <w:noProof/>
              </w:rPr>
              <w:t>4.1.2</w:t>
            </w:r>
            <w:r>
              <w:rPr>
                <w:noProof/>
                <w:kern w:val="2"/>
                <w:sz w:val="24"/>
                <w:szCs w:val="24"/>
                <w:rtl/>
                <w14:ligatures w14:val="standardContextual"/>
              </w:rPr>
              <w:tab/>
            </w:r>
            <w:r w:rsidRPr="004D2A11">
              <w:rPr>
                <w:rStyle w:val="Hyperlink"/>
                <w:noProof/>
              </w:rPr>
              <w:t>Use cases: Examples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C0CCD65" w14:textId="3FB17E2C" w:rsidR="000C1F3D" w:rsidRDefault="000C1F3D">
          <w:pPr>
            <w:pStyle w:val="TOC2"/>
            <w:bidi/>
            <w:rPr>
              <w:noProof/>
              <w:kern w:val="2"/>
              <w:sz w:val="24"/>
              <w:szCs w:val="24"/>
              <w:rtl/>
              <w14:ligatures w14:val="standardContextual"/>
            </w:rPr>
          </w:pPr>
          <w:hyperlink w:anchor="_Toc208134044" w:history="1">
            <w:r w:rsidRPr="004D2A11">
              <w:rPr>
                <w:rStyle w:val="Hyperlink"/>
                <w:noProof/>
              </w:rPr>
              <w:t>4.2</w:t>
            </w:r>
            <w:r>
              <w:rPr>
                <w:noProof/>
                <w:kern w:val="2"/>
                <w:sz w:val="24"/>
                <w:szCs w:val="24"/>
                <w:rtl/>
                <w14:ligatures w14:val="standardContextual"/>
              </w:rPr>
              <w:tab/>
            </w:r>
            <w:r w:rsidRPr="004D2A11">
              <w:rPr>
                <w:rStyle w:val="Hyperlink"/>
                <w:noProof/>
              </w:rPr>
              <w:t>Drive 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Toc208134044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2305F33" w14:textId="6017314C" w:rsidR="000C1F3D" w:rsidRDefault="000C1F3D">
          <w:pPr>
            <w:pStyle w:val="TOC3"/>
            <w:bidi/>
            <w:rPr>
              <w:noProof/>
              <w:kern w:val="2"/>
              <w:sz w:val="24"/>
              <w:szCs w:val="24"/>
              <w:rtl/>
              <w14:ligatures w14:val="standardContextual"/>
            </w:rPr>
          </w:pPr>
          <w:hyperlink w:anchor="_Toc208134045" w:history="1">
            <w:r w:rsidRPr="004D2A11">
              <w:rPr>
                <w:rStyle w:val="Hyperlink"/>
                <w:noProof/>
              </w:rPr>
              <w:t>4.2.1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Toc208134045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4C11A9D" w14:textId="30F73A6D" w:rsidR="000C1F3D" w:rsidRDefault="000C1F3D">
          <w:pPr>
            <w:pStyle w:val="TOC2"/>
            <w:tabs>
              <w:tab w:val="left" w:pos="3378"/>
            </w:tabs>
            <w:bidi/>
            <w:rPr>
              <w:noProof/>
              <w:kern w:val="2"/>
              <w:sz w:val="24"/>
              <w:szCs w:val="24"/>
              <w:rtl/>
              <w14:ligatures w14:val="standardContextual"/>
            </w:rPr>
          </w:pPr>
          <w:hyperlink w:anchor="_Toc208134046" w:history="1">
            <w:r w:rsidRPr="004D2A11">
              <w:rPr>
                <w:rStyle w:val="Hyperlink"/>
                <w:noProof/>
              </w:rPr>
              <w:t>4.3</w:t>
            </w:r>
            <w:r>
              <w:rPr>
                <w:noProof/>
                <w:kern w:val="2"/>
                <w:sz w:val="24"/>
                <w:szCs w:val="24"/>
                <w:rtl/>
                <w14:ligatures w14:val="standardContextual"/>
              </w:rPr>
              <w:tab/>
            </w:r>
            <w:r w:rsidRPr="004D2A11">
              <w:rPr>
                <w:rStyle w:val="Hyperlink"/>
                <w:noProof/>
              </w:rPr>
              <w:t>Scheduler (Harness) 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Toc208134046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F26F93D" w14:textId="074FBAFC" w:rsidR="000C1F3D" w:rsidRDefault="000C1F3D">
          <w:pPr>
            <w:pStyle w:val="TOC3"/>
            <w:bidi/>
            <w:rPr>
              <w:noProof/>
              <w:kern w:val="2"/>
              <w:sz w:val="24"/>
              <w:szCs w:val="24"/>
              <w:rtl/>
              <w14:ligatures w14:val="standardContextual"/>
            </w:rPr>
          </w:pPr>
          <w:hyperlink w:anchor="_Toc208134047" w:history="1">
            <w:r w:rsidRPr="004D2A11">
              <w:rPr>
                <w:rStyle w:val="Hyperlink"/>
                <w:noProof/>
              </w:rPr>
              <w:t>4.3.1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5346AE9" w14:textId="59F23D1C" w:rsidR="000C1F3D" w:rsidRDefault="000C1F3D">
          <w:pPr>
            <w:pStyle w:val="TOC2"/>
            <w:tabs>
              <w:tab w:val="left" w:pos="2157"/>
            </w:tabs>
            <w:bidi/>
            <w:rPr>
              <w:noProof/>
              <w:kern w:val="2"/>
              <w:sz w:val="24"/>
              <w:szCs w:val="24"/>
              <w:rtl/>
              <w14:ligatures w14:val="standardContextual"/>
            </w:rPr>
          </w:pPr>
          <w:hyperlink w:anchor="_Toc208134048" w:history="1">
            <w:r w:rsidRPr="004D2A11">
              <w:rPr>
                <w:rStyle w:val="Hyperlink"/>
                <w:noProof/>
              </w:rPr>
              <w:t>4.4</w:t>
            </w:r>
            <w:r>
              <w:rPr>
                <w:noProof/>
                <w:kern w:val="2"/>
                <w:sz w:val="24"/>
                <w:szCs w:val="24"/>
                <w:rtl/>
                <w14:ligatures w14:val="standardContextual"/>
              </w:rPr>
              <w:tab/>
            </w:r>
            <w:r w:rsidRPr="004D2A11">
              <w:rPr>
                <w:rStyle w:val="Hyperlink"/>
                <w:noProof/>
              </w:rPr>
              <w:t>Block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6F626A4" w14:textId="726C784F" w:rsidR="000C1F3D" w:rsidRDefault="000C1F3D">
          <w:pPr>
            <w:pStyle w:val="TOC2"/>
            <w:tabs>
              <w:tab w:val="left" w:pos="4837"/>
            </w:tabs>
            <w:bidi/>
            <w:rPr>
              <w:noProof/>
              <w:kern w:val="2"/>
              <w:sz w:val="24"/>
              <w:szCs w:val="24"/>
              <w:rtl/>
              <w14:ligatures w14:val="standardContextual"/>
            </w:rPr>
          </w:pPr>
          <w:hyperlink w:anchor="_Toc208134049" w:history="1">
            <w:r w:rsidRPr="004D2A11">
              <w:rPr>
                <w:rStyle w:val="Hyperlink"/>
                <w:noProof/>
              </w:rPr>
              <w:t>4.5</w:t>
            </w:r>
            <w:r>
              <w:rPr>
                <w:noProof/>
                <w:kern w:val="2"/>
                <w:sz w:val="24"/>
                <w:szCs w:val="24"/>
                <w:rtl/>
                <w14:ligatures w14:val="standardContextual"/>
              </w:rPr>
              <w:tab/>
            </w:r>
            <w:r w:rsidRPr="004D2A11">
              <w:rPr>
                <w:rStyle w:val="Hyperlink"/>
                <w:noProof/>
              </w:rPr>
              <w:t>The SEAL ABI (Application Binary Interface)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Toc208134049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C352BAE" w14:textId="15AD31D3" w:rsidR="000C1F3D" w:rsidRDefault="000C1F3D">
          <w:pPr>
            <w:pStyle w:val="TOC1"/>
            <w:tabs>
              <w:tab w:val="left" w:pos="3144"/>
            </w:tabs>
            <w:bidi/>
            <w:rPr>
              <w:noProof/>
              <w:kern w:val="2"/>
              <w:sz w:val="24"/>
              <w:szCs w:val="24"/>
              <w:rtl/>
              <w14:ligatures w14:val="standardContextual"/>
            </w:rPr>
          </w:pPr>
          <w:hyperlink w:anchor="_Toc208134050" w:history="1">
            <w:r w:rsidRPr="004D2A11">
              <w:rPr>
                <w:rStyle w:val="Hyperlink"/>
                <w:noProof/>
              </w:rPr>
              <w:t>5</w:t>
            </w:r>
            <w:r>
              <w:rPr>
                <w:noProof/>
                <w:kern w:val="2"/>
                <w:sz w:val="24"/>
                <w:szCs w:val="24"/>
                <w:rtl/>
                <w14:ligatures w14:val="standardContextual"/>
              </w:rPr>
              <w:tab/>
            </w:r>
            <w:r w:rsidRPr="004D2A11">
              <w:rPr>
                <w:rStyle w:val="Hyperlink"/>
                <w:noProof/>
              </w:rPr>
              <w:t>SEAL Export Function Module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4ED9A4B3" w14:textId="0109D4F2" w:rsidR="000C1F3D" w:rsidRDefault="000C1F3D">
          <w:pPr>
            <w:pStyle w:val="TOC2"/>
            <w:bidi/>
            <w:rPr>
              <w:noProof/>
              <w:kern w:val="2"/>
              <w:sz w:val="24"/>
              <w:szCs w:val="24"/>
              <w:rtl/>
              <w14:ligatures w14:val="standardContextual"/>
            </w:rPr>
          </w:pPr>
          <w:hyperlink w:anchor="_Toc208134051" w:history="1">
            <w:r w:rsidRPr="004D2A11">
              <w:rPr>
                <w:rStyle w:val="Hyperlink"/>
                <w:noProof/>
              </w:rPr>
              <w:t>5.1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E9055DA" w14:textId="005A8B07" w:rsidR="000C1F3D" w:rsidRDefault="000C1F3D">
          <w:pPr>
            <w:pStyle w:val="TOC2"/>
            <w:tabs>
              <w:tab w:val="left" w:pos="4577"/>
            </w:tabs>
            <w:bidi/>
            <w:rPr>
              <w:noProof/>
              <w:kern w:val="2"/>
              <w:sz w:val="24"/>
              <w:szCs w:val="24"/>
              <w:rtl/>
              <w14:ligatures w14:val="standardContextual"/>
            </w:rPr>
          </w:pPr>
          <w:hyperlink w:anchor="_Toc208134052" w:history="1">
            <w:r w:rsidRPr="004D2A11">
              <w:rPr>
                <w:rStyle w:val="Hyperlink"/>
                <w:noProof/>
              </w:rPr>
              <w:t>5.2</w:t>
            </w:r>
            <w:r>
              <w:rPr>
                <w:noProof/>
                <w:kern w:val="2"/>
                <w:sz w:val="24"/>
                <w:szCs w:val="24"/>
                <w:rtl/>
                <w14:ligatures w14:val="standardContextual"/>
              </w:rPr>
              <w:tab/>
            </w:r>
            <w:r w:rsidRPr="004D2A11">
              <w:rPr>
                <w:rStyle w:val="Hyperlink"/>
                <w:noProof/>
              </w:rPr>
              <w:t>Management, Scheduling, and Priorities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23A321C" w14:textId="50535CB1" w:rsidR="000C1F3D" w:rsidRDefault="000C1F3D">
          <w:pPr>
            <w:pStyle w:val="TOC2"/>
            <w:tabs>
              <w:tab w:val="left" w:pos="3725"/>
            </w:tabs>
            <w:bidi/>
            <w:rPr>
              <w:noProof/>
              <w:kern w:val="2"/>
              <w:sz w:val="24"/>
              <w:szCs w:val="24"/>
              <w:rtl/>
              <w14:ligatures w14:val="standardContextual"/>
            </w:rPr>
          </w:pPr>
          <w:hyperlink w:anchor="_Toc208134053" w:history="1">
            <w:r w:rsidRPr="004D2A11">
              <w:rPr>
                <w:rStyle w:val="Hyperlink"/>
                <w:noProof/>
              </w:rPr>
              <w:t>5.3</w:t>
            </w:r>
            <w:r>
              <w:rPr>
                <w:noProof/>
                <w:kern w:val="2"/>
                <w:sz w:val="24"/>
                <w:szCs w:val="24"/>
                <w:rtl/>
                <w14:ligatures w14:val="standardContextual"/>
              </w:rPr>
              <w:tab/>
            </w:r>
            <w:r w:rsidRPr="004D2A11">
              <w:rPr>
                <w:rStyle w:val="Hyperlink"/>
                <w:noProof/>
              </w:rPr>
              <w:t>Function Naming and Priorities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Toc208134053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DA13291" w14:textId="146EEB2E" w:rsidR="000C1F3D" w:rsidRDefault="000C1F3D">
          <w:pPr>
            <w:pStyle w:val="TOC2"/>
            <w:tabs>
              <w:tab w:val="left" w:pos="5031"/>
            </w:tabs>
            <w:bidi/>
            <w:rPr>
              <w:noProof/>
              <w:kern w:val="2"/>
              <w:sz w:val="24"/>
              <w:szCs w:val="24"/>
              <w:rtl/>
              <w14:ligatures w14:val="standardContextual"/>
            </w:rPr>
          </w:pPr>
          <w:hyperlink w:anchor="_Toc208134054" w:history="1">
            <w:r w:rsidRPr="004D2A11">
              <w:rPr>
                <w:rStyle w:val="Hyperlink"/>
                <w:noProof/>
              </w:rPr>
              <w:t>5.4</w:t>
            </w:r>
            <w:r>
              <w:rPr>
                <w:noProof/>
                <w:kern w:val="2"/>
                <w:sz w:val="24"/>
                <w:szCs w:val="24"/>
                <w:rtl/>
                <w14:ligatures w14:val="standardContextual"/>
              </w:rPr>
              <w:tab/>
            </w:r>
            <w:r w:rsidRPr="004D2A11">
              <w:rPr>
                <w:rStyle w:val="Hyperlink"/>
                <w:b/>
                <w:bCs/>
                <w:noProof/>
              </w:rPr>
              <w:t>Limitations (SEAL Export Function Module)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4C1DA8B6" w14:textId="1E04365A" w:rsidR="000C1F3D" w:rsidRDefault="000C1F3D">
          <w:pPr>
            <w:pStyle w:val="TOC3"/>
            <w:bidi/>
            <w:rPr>
              <w:noProof/>
              <w:kern w:val="2"/>
              <w:sz w:val="24"/>
              <w:szCs w:val="24"/>
              <w:rtl/>
              <w14:ligatures w14:val="standardContextual"/>
            </w:rPr>
          </w:pPr>
          <w:hyperlink w:anchor="_Toc208134055" w:history="1">
            <w:r w:rsidRPr="004D2A11">
              <w:rPr>
                <w:rStyle w:val="Hyperlink"/>
                <w:noProof/>
              </w:rPr>
              <w:t>5.4.1</w:t>
            </w:r>
            <w:r>
              <w:rPr>
                <w:noProof/>
                <w:kern w:val="2"/>
                <w:sz w:val="24"/>
                <w:szCs w:val="24"/>
                <w:rtl/>
                <w14:ligatures w14:val="standardContextual"/>
              </w:rPr>
              <w:tab/>
            </w:r>
            <w:r w:rsidRPr="004D2A11">
              <w:rPr>
                <w:rStyle w:val="Hyperlink"/>
                <w:noProof/>
              </w:rPr>
              <w:t>Host / runtime constraints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Toc208134055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28DE2543" w14:textId="51081B72" w:rsidR="000C1F3D" w:rsidRDefault="000C1F3D">
          <w:pPr>
            <w:pStyle w:val="TOC3"/>
            <w:bidi/>
            <w:rPr>
              <w:noProof/>
              <w:kern w:val="2"/>
              <w:sz w:val="24"/>
              <w:szCs w:val="24"/>
              <w:rtl/>
              <w14:ligatures w14:val="standardContextual"/>
            </w:rPr>
          </w:pPr>
          <w:hyperlink w:anchor="_Toc208134056" w:history="1">
            <w:r w:rsidRPr="004D2A11">
              <w:rPr>
                <w:rStyle w:val="Hyperlink"/>
                <w:noProof/>
              </w:rPr>
              <w:t>5.4.2</w:t>
            </w:r>
            <w:r>
              <w:rPr>
                <w:noProof/>
                <w:kern w:val="2"/>
                <w:sz w:val="24"/>
                <w:szCs w:val="24"/>
                <w:rtl/>
                <w14:ligatures w14:val="standardContextual"/>
              </w:rPr>
              <w:tab/>
            </w:r>
            <w:r w:rsidRPr="004D2A11">
              <w:rPr>
                <w:rStyle w:val="Hyperlink"/>
                <w:noProof/>
              </w:rPr>
              <w:t>SEAL implementation-form constraints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Toc208134056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6D483854" w14:textId="26385B3C" w:rsidR="000C1F3D" w:rsidRDefault="000C1F3D">
          <w:pPr>
            <w:pStyle w:val="TOC2"/>
            <w:tabs>
              <w:tab w:val="left" w:pos="4771"/>
            </w:tabs>
            <w:bidi/>
            <w:rPr>
              <w:noProof/>
              <w:kern w:val="2"/>
              <w:sz w:val="24"/>
              <w:szCs w:val="24"/>
              <w:rtl/>
              <w14:ligatures w14:val="standardContextual"/>
            </w:rPr>
          </w:pPr>
          <w:hyperlink w:anchor="_Toc208134057" w:history="1">
            <w:r w:rsidRPr="004D2A11">
              <w:rPr>
                <w:rStyle w:val="Hyperlink"/>
                <w:noProof/>
              </w:rPr>
              <w:t>5.5</w:t>
            </w:r>
            <w:r>
              <w:rPr>
                <w:noProof/>
                <w:kern w:val="2"/>
                <w:sz w:val="24"/>
                <w:szCs w:val="24"/>
                <w:rtl/>
                <w14:ligatures w14:val="standardContextual"/>
              </w:rPr>
              <w:tab/>
            </w:r>
            <w:r w:rsidRPr="004D2A11">
              <w:rPr>
                <w:rStyle w:val="Hyperlink"/>
                <w:noProof/>
              </w:rPr>
              <w:t>The drive control interface data structures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6A5E92D" w14:textId="3205518B" w:rsidR="000C1F3D" w:rsidRDefault="000C1F3D">
          <w:pPr>
            <w:pStyle w:val="TOC3"/>
            <w:bidi/>
            <w:rPr>
              <w:noProof/>
              <w:kern w:val="2"/>
              <w:sz w:val="24"/>
              <w:szCs w:val="24"/>
              <w:rtl/>
              <w14:ligatures w14:val="standardContextual"/>
            </w:rPr>
          </w:pPr>
          <w:hyperlink w:anchor="_Toc208134058" w:history="1">
            <w:r w:rsidRPr="004D2A11">
              <w:rPr>
                <w:rStyle w:val="Hyperlink"/>
                <w:noProof/>
              </w:rPr>
              <w:t>5.5.1</w:t>
            </w:r>
            <w:r>
              <w:rPr>
                <w:noProof/>
                <w:kern w:val="2"/>
                <w:sz w:val="24"/>
                <w:szCs w:val="24"/>
                <w:rtl/>
                <w14:ligatures w14:val="standardContextual"/>
              </w:rPr>
              <w:tab/>
            </w:r>
            <w:r w:rsidRPr="004D2A11">
              <w:rPr>
                <w:rStyle w:val="Hyperlink"/>
                <w:noProof/>
              </w:rPr>
              <w:t>Drive Interfacing Structures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5EF242A" w14:textId="174ECD7D" w:rsidR="000C1F3D" w:rsidRDefault="000C1F3D">
          <w:pPr>
            <w:pStyle w:val="TOC3"/>
            <w:tabs>
              <w:tab w:val="left" w:pos="6627"/>
            </w:tabs>
            <w:bidi/>
            <w:rPr>
              <w:noProof/>
              <w:kern w:val="2"/>
              <w:sz w:val="24"/>
              <w:szCs w:val="24"/>
              <w:rtl/>
              <w14:ligatures w14:val="standardContextual"/>
            </w:rPr>
          </w:pPr>
          <w:hyperlink w:anchor="_Toc208134059" w:history="1">
            <w:r w:rsidRPr="004D2A11">
              <w:rPr>
                <w:rStyle w:val="Hyperlink"/>
                <w:noProof/>
              </w:rPr>
              <w:t>5.5.2</w:t>
            </w:r>
            <w:r>
              <w:rPr>
                <w:noProof/>
                <w:kern w:val="2"/>
                <w:sz w:val="24"/>
                <w:szCs w:val="24"/>
                <w:rtl/>
                <w14:ligatures w14:val="standardContextual"/>
              </w:rPr>
              <w:tab/>
            </w:r>
            <w:r w:rsidRPr="004D2A11">
              <w:rPr>
                <w:rStyle w:val="Hyperlink"/>
                <w:noProof/>
              </w:rPr>
              <w:t>G_DrvCommandBuf — Driver Command Buffer (per-axis)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Toc208134059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624B174D" w14:textId="0CC9C547" w:rsidR="000C1F3D" w:rsidRDefault="000C1F3D">
          <w:pPr>
            <w:pStyle w:val="TOC3"/>
            <w:bidi/>
            <w:rPr>
              <w:noProof/>
              <w:kern w:val="2"/>
              <w:sz w:val="24"/>
              <w:szCs w:val="24"/>
              <w:rtl/>
              <w14:ligatures w14:val="standardContextual"/>
            </w:rPr>
          </w:pPr>
          <w:hyperlink w:anchor="_Toc208134060" w:history="1">
            <w:r w:rsidRPr="004D2A11">
              <w:rPr>
                <w:rStyle w:val="Hyperlink"/>
                <w:noProof/>
              </w:rPr>
              <w:t>5.5.3</w:t>
            </w:r>
            <w:r>
              <w:rPr>
                <w:noProof/>
                <w:kern w:val="2"/>
                <w:sz w:val="24"/>
                <w:szCs w:val="24"/>
                <w:rtl/>
                <w14:ligatures w14:val="standardContextual"/>
              </w:rPr>
              <w:tab/>
            </w:r>
            <w:r w:rsidRPr="004D2A11">
              <w:rPr>
                <w:rStyle w:val="Hyperlink"/>
                <w:noProof/>
              </w:rPr>
              <w:t>Drive Feedback — G_DrvFeedbackBuf</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Toc208134060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5C9E014" w14:textId="67CB148B" w:rsidR="000C1F3D" w:rsidRDefault="000C1F3D">
          <w:pPr>
            <w:pStyle w:val="TOC3"/>
            <w:bidi/>
            <w:rPr>
              <w:noProof/>
              <w:kern w:val="2"/>
              <w:sz w:val="24"/>
              <w:szCs w:val="24"/>
              <w:rtl/>
              <w14:ligatures w14:val="standardContextual"/>
            </w:rPr>
          </w:pPr>
          <w:hyperlink w:anchor="_Toc208134061" w:history="1">
            <w:r w:rsidRPr="004D2A11">
              <w:rPr>
                <w:rStyle w:val="Hyperlink"/>
                <w:noProof/>
              </w:rPr>
              <w:t>5.5.4</w:t>
            </w:r>
            <w:r>
              <w:rPr>
                <w:noProof/>
                <w:kern w:val="2"/>
                <w:sz w:val="24"/>
                <w:szCs w:val="24"/>
                <w:rtl/>
                <w14:ligatures w14:val="standardContextual"/>
              </w:rPr>
              <w:tab/>
            </w:r>
            <w:r w:rsidRPr="004D2A11">
              <w:rPr>
                <w:rStyle w:val="Hyperlink"/>
                <w:noProof/>
              </w:rPr>
              <w:t>Setup Information (Report) — G_SetupReportBuf</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Toc208134061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5CA649D0" w14:textId="51A7F926" w:rsidR="000C1F3D" w:rsidRDefault="000C1F3D">
          <w:pPr>
            <w:pStyle w:val="TOC3"/>
            <w:bidi/>
            <w:rPr>
              <w:noProof/>
              <w:kern w:val="2"/>
              <w:sz w:val="24"/>
              <w:szCs w:val="24"/>
              <w:rtl/>
              <w14:ligatures w14:val="standardContextual"/>
            </w:rPr>
          </w:pPr>
          <w:hyperlink w:anchor="_Toc208134062" w:history="1">
            <w:r w:rsidRPr="004D2A11">
              <w:rPr>
                <w:rStyle w:val="Hyperlink"/>
                <w:noProof/>
              </w:rPr>
              <w:t>5.5.5</w:t>
            </w:r>
            <w:r>
              <w:rPr>
                <w:noProof/>
                <w:kern w:val="2"/>
                <w:sz w:val="24"/>
                <w:szCs w:val="24"/>
                <w:rtl/>
                <w14:ligatures w14:val="standardContextual"/>
              </w:rPr>
              <w:tab/>
            </w:r>
            <w:r w:rsidRPr="004D2A11">
              <w:rPr>
                <w:rStyle w:val="Hyperlink"/>
                <w:noProof/>
              </w:rPr>
              <w:t>Version Control — G_SEALVerControl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Toc208134062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726A95CA" w14:textId="1BD3623B" w:rsidR="000C1F3D" w:rsidRDefault="000C1F3D">
          <w:pPr>
            <w:pStyle w:val="TOC2"/>
            <w:tabs>
              <w:tab w:val="left" w:pos="3346"/>
            </w:tabs>
            <w:bidi/>
            <w:rPr>
              <w:noProof/>
              <w:kern w:val="2"/>
              <w:sz w:val="24"/>
              <w:szCs w:val="24"/>
              <w:rtl/>
              <w14:ligatures w14:val="standardContextual"/>
            </w:rPr>
          </w:pPr>
          <w:hyperlink w:anchor="_Toc208134063" w:history="1">
            <w:r w:rsidRPr="004D2A11">
              <w:rPr>
                <w:rStyle w:val="Hyperlink"/>
                <w:noProof/>
              </w:rPr>
              <w:t>5.6</w:t>
            </w:r>
            <w:r>
              <w:rPr>
                <w:noProof/>
                <w:kern w:val="2"/>
                <w:sz w:val="24"/>
                <w:szCs w:val="24"/>
                <w:rtl/>
                <w14:ligatures w14:val="standardContextual"/>
              </w:rPr>
              <w:tab/>
            </w:r>
            <w:r w:rsidRPr="004D2A11">
              <w:rPr>
                <w:rStyle w:val="Hyperlink"/>
                <w:noProof/>
              </w:rPr>
              <w:t>Communication interfaces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Toc208134063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7E014F6E" w14:textId="2E5767B6" w:rsidR="000C1F3D" w:rsidRDefault="000C1F3D">
          <w:pPr>
            <w:pStyle w:val="TOC3"/>
            <w:bidi/>
            <w:rPr>
              <w:noProof/>
              <w:kern w:val="2"/>
              <w:sz w:val="24"/>
              <w:szCs w:val="24"/>
              <w:rtl/>
              <w14:ligatures w14:val="standardContextual"/>
            </w:rPr>
          </w:pPr>
          <w:hyperlink w:anchor="_Toc208134064" w:history="1">
            <w:r w:rsidRPr="004D2A11">
              <w:rPr>
                <w:rStyle w:val="Hyperlink"/>
                <w:noProof/>
              </w:rPr>
              <w:t>5.6.1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Toc208134064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13512247" w14:textId="2BC55BD2" w:rsidR="000C1F3D" w:rsidRDefault="000C1F3D">
          <w:pPr>
            <w:pStyle w:val="TOC3"/>
            <w:bidi/>
            <w:rPr>
              <w:noProof/>
              <w:kern w:val="2"/>
              <w:sz w:val="24"/>
              <w:szCs w:val="24"/>
              <w:rtl/>
              <w14:ligatures w14:val="standardContextual"/>
            </w:rPr>
          </w:pPr>
          <w:hyperlink w:anchor="_Toc208134065" w:history="1">
            <w:r w:rsidRPr="004D2A11">
              <w:rPr>
                <w:rStyle w:val="Hyperlink"/>
                <w:noProof/>
              </w:rPr>
              <w:t>5.6.2</w:t>
            </w:r>
            <w:r>
              <w:rPr>
                <w:noProof/>
                <w:kern w:val="2"/>
                <w:sz w:val="24"/>
                <w:szCs w:val="24"/>
                <w:rtl/>
                <w14:ligatures w14:val="standardContextual"/>
              </w:rPr>
              <w:tab/>
            </w:r>
            <w:r w:rsidRPr="004D2A11">
              <w:rPr>
                <w:rStyle w:val="Hyperlink"/>
                <w:noProof/>
              </w:rPr>
              <w:t>UART Usage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Toc208134065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2A9CC640" w14:textId="04614D57" w:rsidR="000C1F3D" w:rsidRDefault="000C1F3D">
          <w:pPr>
            <w:pStyle w:val="TOC3"/>
            <w:bidi/>
            <w:rPr>
              <w:noProof/>
              <w:kern w:val="2"/>
              <w:sz w:val="24"/>
              <w:szCs w:val="24"/>
              <w:rtl/>
              <w14:ligatures w14:val="standardContextual"/>
            </w:rPr>
          </w:pPr>
          <w:hyperlink w:anchor="_Toc208134066" w:history="1">
            <w:r w:rsidRPr="004D2A11">
              <w:rPr>
                <w:rStyle w:val="Hyperlink"/>
                <w:noProof/>
              </w:rPr>
              <w:t>5.6.3</w:t>
            </w:r>
            <w:r>
              <w:rPr>
                <w:noProof/>
                <w:kern w:val="2"/>
                <w:sz w:val="24"/>
                <w:szCs w:val="24"/>
                <w:rtl/>
                <w14:ligatures w14:val="standardContextual"/>
              </w:rPr>
              <w:tab/>
            </w:r>
            <w:r w:rsidRPr="004D2A11">
              <w:rPr>
                <w:rStyle w:val="Hyperlink"/>
                <w:noProof/>
              </w:rPr>
              <w:t>CAN Usage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Toc208134066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5B6E5187" w14:textId="7BED355F" w:rsidR="000C1F3D" w:rsidRDefault="000C1F3D">
          <w:pPr>
            <w:pStyle w:val="TOC2"/>
            <w:tabs>
              <w:tab w:val="left" w:pos="6194"/>
            </w:tabs>
            <w:bidi/>
            <w:rPr>
              <w:noProof/>
              <w:kern w:val="2"/>
              <w:sz w:val="24"/>
              <w:szCs w:val="24"/>
              <w:rtl/>
              <w14:ligatures w14:val="standardContextual"/>
            </w:rPr>
          </w:pPr>
          <w:hyperlink w:anchor="_Toc208134067" w:history="1">
            <w:r w:rsidRPr="004D2A11">
              <w:rPr>
                <w:rStyle w:val="Hyperlink"/>
                <w:noProof/>
              </w:rPr>
              <w:t>5.7</w:t>
            </w:r>
            <w:r>
              <w:rPr>
                <w:noProof/>
                <w:kern w:val="2"/>
                <w:sz w:val="24"/>
                <w:szCs w:val="24"/>
                <w:rtl/>
                <w14:ligatures w14:val="standardContextual"/>
              </w:rPr>
              <w:tab/>
            </w:r>
            <w:r w:rsidRPr="004D2A11">
              <w:rPr>
                <w:rStyle w:val="Hyperlink"/>
                <w:noProof/>
              </w:rPr>
              <w:t>Building an entry point function (function call subsystem)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Toc208134067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323A7E70" w14:textId="75327FCC" w:rsidR="000C1F3D" w:rsidRDefault="000C1F3D">
          <w:pPr>
            <w:pStyle w:val="TOC3"/>
            <w:bidi/>
            <w:rPr>
              <w:noProof/>
              <w:kern w:val="2"/>
              <w:sz w:val="24"/>
              <w:szCs w:val="24"/>
              <w:rtl/>
              <w14:ligatures w14:val="standardContextual"/>
            </w:rPr>
          </w:pPr>
          <w:hyperlink w:anchor="_Toc208134068" w:history="1">
            <w:r w:rsidRPr="004D2A11">
              <w:rPr>
                <w:rStyle w:val="Hyperlink"/>
                <w:noProof/>
              </w:rPr>
              <w:t>5.7.1</w:t>
            </w:r>
            <w:r>
              <w:rPr>
                <w:noProof/>
                <w:kern w:val="2"/>
                <w:sz w:val="24"/>
                <w:szCs w:val="24"/>
                <w:rtl/>
                <w14:ligatures w14:val="standardContextual"/>
              </w:rPr>
              <w:tab/>
            </w:r>
            <w:r w:rsidRPr="004D2A11">
              <w:rPr>
                <w:rStyle w:val="Hyperlink"/>
                <w:noProof/>
              </w:rPr>
              <w:t>Example 1: Symulink block elements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Toc208134068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091152BA" w14:textId="7C978B89" w:rsidR="000C1F3D" w:rsidRDefault="000C1F3D">
          <w:pPr>
            <w:pStyle w:val="TOC3"/>
            <w:bidi/>
            <w:rPr>
              <w:noProof/>
              <w:kern w:val="2"/>
              <w:sz w:val="24"/>
              <w:szCs w:val="24"/>
              <w:rtl/>
              <w14:ligatures w14:val="standardContextual"/>
            </w:rPr>
          </w:pPr>
          <w:hyperlink w:anchor="_Toc208134069" w:history="1">
            <w:r w:rsidRPr="004D2A11">
              <w:rPr>
                <w:rStyle w:val="Hyperlink"/>
                <w:noProof/>
              </w:rPr>
              <w:t>5.7.2</w:t>
            </w:r>
            <w:r>
              <w:rPr>
                <w:noProof/>
                <w:kern w:val="2"/>
                <w:sz w:val="24"/>
                <w:szCs w:val="24"/>
                <w:rtl/>
                <w14:ligatures w14:val="standardContextual"/>
              </w:rPr>
              <w:tab/>
            </w:r>
            <w:r w:rsidRPr="004D2A11">
              <w:rPr>
                <w:rStyle w:val="Hyperlink"/>
                <w:noProof/>
              </w:rPr>
              <w:t>Example 2: Matlab code in a Matlab function block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Toc208134069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789F5A58" w14:textId="5A80EAB7" w:rsidR="000C1F3D" w:rsidRDefault="000C1F3D">
          <w:pPr>
            <w:pStyle w:val="TOC3"/>
            <w:bidi/>
            <w:rPr>
              <w:noProof/>
              <w:kern w:val="2"/>
              <w:sz w:val="24"/>
              <w:szCs w:val="24"/>
              <w:rtl/>
              <w14:ligatures w14:val="standardContextual"/>
            </w:rPr>
          </w:pPr>
          <w:hyperlink w:anchor="_Toc208134070" w:history="1">
            <w:r w:rsidRPr="004D2A11">
              <w:rPr>
                <w:rStyle w:val="Hyperlink"/>
                <w:noProof/>
              </w:rPr>
              <w:t>5.7.3</w:t>
            </w:r>
            <w:r>
              <w:rPr>
                <w:noProof/>
                <w:kern w:val="2"/>
                <w:sz w:val="24"/>
                <w:szCs w:val="24"/>
                <w:rtl/>
                <w14:ligatures w14:val="standardContextual"/>
              </w:rPr>
              <w:tab/>
            </w:r>
            <w:r w:rsidRPr="004D2A11">
              <w:rPr>
                <w:rStyle w:val="Hyperlink"/>
                <w:noProof/>
              </w:rPr>
              <w:t>Example 3: Call for external service functions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Toc208134070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1459EBB1" w14:textId="494E32F7" w:rsidR="000C1F3D" w:rsidRDefault="000C1F3D">
          <w:pPr>
            <w:pStyle w:val="TOC1"/>
            <w:tabs>
              <w:tab w:val="left" w:pos="3009"/>
            </w:tabs>
            <w:bidi/>
            <w:rPr>
              <w:noProof/>
              <w:kern w:val="2"/>
              <w:sz w:val="24"/>
              <w:szCs w:val="24"/>
              <w:rtl/>
              <w14:ligatures w14:val="standardContextual"/>
            </w:rPr>
          </w:pPr>
          <w:hyperlink w:anchor="_Toc208134071" w:history="1">
            <w:r w:rsidRPr="004D2A11">
              <w:rPr>
                <w:rStyle w:val="Hyperlink"/>
                <w:noProof/>
              </w:rPr>
              <w:t>6</w:t>
            </w:r>
            <w:r>
              <w:rPr>
                <w:noProof/>
                <w:kern w:val="2"/>
                <w:sz w:val="24"/>
                <w:szCs w:val="24"/>
                <w:rtl/>
                <w14:ligatures w14:val="standardContextual"/>
              </w:rPr>
              <w:tab/>
            </w:r>
            <w:r w:rsidRPr="004D2A11">
              <w:rPr>
                <w:rStyle w:val="Hyperlink"/>
                <w:noProof/>
              </w:rPr>
              <w:t>Preparing buses and signals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Toc208134071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58B39361" w14:textId="78AB313C" w:rsidR="000C1F3D" w:rsidRDefault="000C1F3D">
          <w:pPr>
            <w:pStyle w:val="TOC2"/>
            <w:tabs>
              <w:tab w:val="left" w:pos="1974"/>
            </w:tabs>
            <w:bidi/>
            <w:rPr>
              <w:noProof/>
              <w:kern w:val="2"/>
              <w:sz w:val="24"/>
              <w:szCs w:val="24"/>
              <w:rtl/>
              <w14:ligatures w14:val="standardContextual"/>
            </w:rPr>
          </w:pPr>
          <w:hyperlink w:anchor="_Toc208134072" w:history="1">
            <w:r w:rsidRPr="004D2A11">
              <w:rPr>
                <w:rStyle w:val="Hyperlink"/>
                <w:noProof/>
              </w:rPr>
              <w:t>6.1</w:t>
            </w:r>
            <w:r>
              <w:rPr>
                <w:noProof/>
                <w:kern w:val="2"/>
                <w:sz w:val="24"/>
                <w:szCs w:val="24"/>
                <w:rtl/>
                <w14:ligatures w14:val="standardContextual"/>
              </w:rPr>
              <w:tab/>
            </w:r>
            <w:r w:rsidRPr="004D2A11">
              <w:rPr>
                <w:rStyle w:val="Hyperlink"/>
                <w:noProof/>
              </w:rPr>
              <w:t>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Toc208134072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7C29E546" w14:textId="678822FB" w:rsidR="000C1F3D" w:rsidRDefault="000C1F3D">
          <w:pPr>
            <w:pStyle w:val="TOC2"/>
            <w:tabs>
              <w:tab w:val="left" w:pos="3460"/>
            </w:tabs>
            <w:bidi/>
            <w:rPr>
              <w:noProof/>
              <w:kern w:val="2"/>
              <w:sz w:val="24"/>
              <w:szCs w:val="24"/>
              <w:rtl/>
              <w14:ligatures w14:val="standardContextual"/>
            </w:rPr>
          </w:pPr>
          <w:hyperlink w:anchor="_Toc208134073" w:history="1">
            <w:r w:rsidRPr="004D2A11">
              <w:rPr>
                <w:rStyle w:val="Hyperlink"/>
                <w:noProof/>
              </w:rPr>
              <w:t>6.2</w:t>
            </w:r>
            <w:r>
              <w:rPr>
                <w:noProof/>
                <w:kern w:val="2"/>
                <w:sz w:val="24"/>
                <w:szCs w:val="24"/>
                <w:rtl/>
                <w14:ligatures w14:val="standardContextual"/>
              </w:rPr>
              <w:tab/>
            </w:r>
            <w:r w:rsidRPr="004D2A11">
              <w:rPr>
                <w:rStyle w:val="Hyperlink"/>
                <w:noProof/>
              </w:rPr>
              <w:t>Complex data type: the bus.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Toc208134073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E4DA3FD" w14:textId="27F78C14" w:rsidR="000C1F3D" w:rsidRDefault="000C1F3D">
          <w:pPr>
            <w:pStyle w:val="TOC2"/>
            <w:tabs>
              <w:tab w:val="left" w:pos="3755"/>
            </w:tabs>
            <w:bidi/>
            <w:rPr>
              <w:noProof/>
              <w:kern w:val="2"/>
              <w:sz w:val="24"/>
              <w:szCs w:val="24"/>
              <w:rtl/>
              <w14:ligatures w14:val="standardContextual"/>
            </w:rPr>
          </w:pPr>
          <w:hyperlink w:anchor="_Toc208134074" w:history="1">
            <w:r w:rsidRPr="004D2A11">
              <w:rPr>
                <w:rStyle w:val="Hyperlink"/>
                <w:noProof/>
              </w:rPr>
              <w:t>6.3</w:t>
            </w:r>
            <w:r>
              <w:rPr>
                <w:noProof/>
                <w:kern w:val="2"/>
                <w:sz w:val="24"/>
                <w:szCs w:val="24"/>
                <w:rtl/>
                <w14:ligatures w14:val="standardContextual"/>
              </w:rPr>
              <w:tab/>
            </w:r>
            <w:r w:rsidRPr="004D2A11">
              <w:rPr>
                <w:rStyle w:val="Hyperlink"/>
                <w:noProof/>
              </w:rPr>
              <w:t>Generate a parameter instance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Toc208134074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339920F7" w14:textId="60CA699A" w:rsidR="000C1F3D" w:rsidRDefault="000C1F3D">
          <w:pPr>
            <w:pStyle w:val="TOC1"/>
            <w:tabs>
              <w:tab w:val="left" w:pos="2452"/>
            </w:tabs>
            <w:bidi/>
            <w:rPr>
              <w:noProof/>
              <w:kern w:val="2"/>
              <w:sz w:val="24"/>
              <w:szCs w:val="24"/>
              <w:rtl/>
              <w14:ligatures w14:val="standardContextual"/>
            </w:rPr>
          </w:pPr>
          <w:hyperlink w:anchor="_Toc208134075" w:history="1">
            <w:r w:rsidRPr="004D2A11">
              <w:rPr>
                <w:rStyle w:val="Hyperlink"/>
                <w:noProof/>
              </w:rPr>
              <w:t>7</w:t>
            </w:r>
            <w:r>
              <w:rPr>
                <w:noProof/>
                <w:kern w:val="2"/>
                <w:sz w:val="24"/>
                <w:szCs w:val="24"/>
                <w:rtl/>
                <w14:ligatures w14:val="standardContextual"/>
              </w:rPr>
              <w:tab/>
            </w:r>
            <w:r w:rsidRPr="004D2A11">
              <w:rPr>
                <w:rStyle w:val="Hyperlink"/>
                <w:noProof/>
              </w:rPr>
              <w:t>Appendix B – Glossary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Toc208134075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1492678B" w14:textId="1324EBB1" w:rsidR="000C1F3D" w:rsidRDefault="000C1F3D">
          <w:pPr>
            <w:pStyle w:val="TOC2"/>
            <w:bidi/>
            <w:rPr>
              <w:noProof/>
              <w:kern w:val="2"/>
              <w:sz w:val="24"/>
              <w:szCs w:val="24"/>
              <w:rtl/>
              <w14:ligatures w14:val="standardContextual"/>
            </w:rPr>
          </w:pPr>
          <w:hyperlink w:anchor="_Toc208134076" w:history="1">
            <w:r w:rsidRPr="004D2A11">
              <w:rPr>
                <w:rStyle w:val="Hyperlink"/>
                <w:noProof/>
              </w:rPr>
              <w:t>7.1</w:t>
            </w:r>
            <w:r>
              <w:rPr>
                <w:noProof/>
                <w:kern w:val="2"/>
                <w:sz w:val="24"/>
                <w:szCs w:val="24"/>
                <w:rtl/>
                <w14:ligatures w14:val="standardContextual"/>
              </w:rPr>
              <w:tab/>
            </w:r>
            <w:r w:rsidRPr="004D2A11">
              <w:rPr>
                <w:rStyle w:val="Hyperlink"/>
                <w:noProof/>
              </w:rPr>
              <w:t>Topics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Toc208134076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4F9B01BB" w14:textId="6C63F90B" w:rsidR="000C1F3D" w:rsidRDefault="000C1F3D">
          <w:pPr>
            <w:pStyle w:val="TOC2"/>
            <w:bidi/>
            <w:rPr>
              <w:noProof/>
              <w:kern w:val="2"/>
              <w:sz w:val="24"/>
              <w:szCs w:val="24"/>
              <w:rtl/>
              <w14:ligatures w14:val="standardContextual"/>
            </w:rPr>
          </w:pPr>
          <w:hyperlink w:anchor="_Toc208134077" w:history="1">
            <w:r w:rsidRPr="004D2A11">
              <w:rPr>
                <w:rStyle w:val="Hyperlink"/>
                <w:noProof/>
              </w:rPr>
              <w:t>7.2</w:t>
            </w:r>
            <w:r>
              <w:rPr>
                <w:noProof/>
                <w:kern w:val="2"/>
                <w:sz w:val="24"/>
                <w:szCs w:val="24"/>
                <w:rtl/>
                <w14:ligatures w14:val="standardContextual"/>
              </w:rPr>
              <w:tab/>
            </w:r>
            <w:r w:rsidRPr="004D2A11">
              <w:rPr>
                <w:rStyle w:val="Hyperlink"/>
                <w:noProof/>
              </w:rPr>
              <w:t>Detail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Toc208134077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089E52A8" w14:textId="4C47464F" w:rsidR="000C1F3D" w:rsidRDefault="000C1F3D">
          <w:pPr>
            <w:pStyle w:val="TOC1"/>
            <w:tabs>
              <w:tab w:val="left" w:pos="3883"/>
            </w:tabs>
            <w:bidi/>
            <w:rPr>
              <w:noProof/>
              <w:kern w:val="2"/>
              <w:sz w:val="24"/>
              <w:szCs w:val="24"/>
              <w:rtl/>
              <w14:ligatures w14:val="standardContextual"/>
            </w:rPr>
          </w:pPr>
          <w:hyperlink w:anchor="_Toc208134078" w:history="1">
            <w:r w:rsidRPr="004D2A11">
              <w:rPr>
                <w:rStyle w:val="Hyperlink"/>
                <w:noProof/>
              </w:rPr>
              <w:t>8</w:t>
            </w:r>
            <w:r>
              <w:rPr>
                <w:noProof/>
                <w:kern w:val="2"/>
                <w:sz w:val="24"/>
                <w:szCs w:val="24"/>
                <w:rtl/>
                <w14:ligatures w14:val="standardContextual"/>
              </w:rPr>
              <w:tab/>
            </w:r>
            <w:r w:rsidRPr="004D2A11">
              <w:rPr>
                <w:rStyle w:val="Hyperlink"/>
                <w:noProof/>
              </w:rPr>
              <w:t>Appendix: Fixed tables and mappings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Toc208134078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3CD5A3D7" w14:textId="5A0883DD" w:rsidR="000C1F3D" w:rsidRDefault="000C1F3D">
          <w:pPr>
            <w:pStyle w:val="TOC1"/>
            <w:bidi/>
            <w:rPr>
              <w:noProof/>
              <w:kern w:val="2"/>
              <w:sz w:val="24"/>
              <w:szCs w:val="24"/>
              <w:rtl/>
              <w14:ligatures w14:val="standardContextual"/>
            </w:rPr>
          </w:pPr>
          <w:hyperlink w:anchor="_Toc208134079" w:history="1">
            <w:r w:rsidRPr="004D2A11">
              <w:rPr>
                <w:rStyle w:val="Hyperlink"/>
                <w:noProof/>
              </w:rPr>
              <w:t>9</w:t>
            </w:r>
            <w:r>
              <w:rPr>
                <w:noProof/>
                <w:kern w:val="2"/>
                <w:sz w:val="24"/>
                <w:szCs w:val="24"/>
                <w:rtl/>
                <w14:ligatures w14:val="standardContextual"/>
              </w:rPr>
              <w:tab/>
            </w:r>
            <w:r w:rsidRPr="004D2A11">
              <w:rPr>
                <w:rStyle w:val="Hyperlink"/>
                <w:noProof/>
              </w:rPr>
              <w:t>Todo:</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Toc208134079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545501F5" w14:textId="6AFB3A68" w:rsidR="00A94371" w:rsidRDefault="00A94371" w:rsidP="00A94371">
          <w:pPr>
            <w:bidi w:val="0"/>
          </w:pPr>
          <w:r>
            <w:rPr>
              <w:b/>
              <w:bCs/>
              <w:noProof/>
            </w:rPr>
            <w:fldChar w:fldCharType="end"/>
          </w:r>
        </w:p>
      </w:sdtContent>
    </w:sdt>
    <w:p w14:paraId="3CFA6346" w14:textId="77777777" w:rsidR="00F41291" w:rsidRPr="00EA6F69" w:rsidRDefault="00F41291" w:rsidP="00A94371">
      <w:pPr>
        <w:bidi w:val="0"/>
      </w:pPr>
    </w:p>
    <w:p w14:paraId="25C9EBC9" w14:textId="50DD3E8C" w:rsidR="00A30A2C" w:rsidRPr="00EA6F69" w:rsidRDefault="00A30A2C" w:rsidP="00C51E10">
      <w:pPr>
        <w:pStyle w:val="Heading1"/>
        <w:bidi w:val="0"/>
        <w:jc w:val="left"/>
      </w:pPr>
      <w:bookmarkStart w:id="0" w:name="_Toc206913409"/>
      <w:bookmarkStart w:id="1" w:name="_Toc206915147"/>
      <w:bookmarkStart w:id="2" w:name="_Toc208134031"/>
      <w:r w:rsidRPr="00EA6F69">
        <w:t>Introduction</w:t>
      </w:r>
      <w:bookmarkEnd w:id="0"/>
      <w:bookmarkEnd w:id="1"/>
      <w:bookmarkEnd w:id="2"/>
    </w:p>
    <w:p w14:paraId="5BE12E82" w14:textId="2B959D8D" w:rsidR="00114CB4" w:rsidRPr="00EA6F69" w:rsidRDefault="00114CB4" w:rsidP="001D4869">
      <w:pPr>
        <w:pStyle w:val="Heading2"/>
        <w:bidi w:val="0"/>
        <w:jc w:val="both"/>
      </w:pPr>
      <w:bookmarkStart w:id="3" w:name="_Toc206913410"/>
      <w:bookmarkStart w:id="4" w:name="_Toc206915148"/>
      <w:bookmarkStart w:id="5" w:name="_Toc208134032"/>
      <w:r w:rsidRPr="00EA6F69">
        <w:t>Purpose</w:t>
      </w:r>
      <w:bookmarkEnd w:id="3"/>
      <w:bookmarkEnd w:id="4"/>
      <w:bookmarkEnd w:id="5"/>
    </w:p>
    <w:p w14:paraId="68C226B6" w14:textId="77777777" w:rsidR="00114CB4" w:rsidRPr="00EA6F69" w:rsidRDefault="00114CB4" w:rsidP="00EA6F69">
      <w:pPr>
        <w:jc w:val="right"/>
      </w:pPr>
      <w:r w:rsidRPr="00EA6F69">
        <w:t>The purpose of the SEAL echo system is to give users a flexible and accessible way to implement their own control and communication algorithms on a robust servo drive platform. SEAL algorithms are developed in Simulink, where they can be fully simulated and tested in advance, as well as in parallel with deployment to the drive. This approach allows engineers to validate concepts, refine behavior, and ensure reliable performance before committing to hardware. By combining model-based design with seamless integration into the controller, SEAL bridges the gap between simulation and real-world execution, empowering users to bring proprietary functionality into demanding applications with confidence.</w:t>
      </w:r>
    </w:p>
    <w:p w14:paraId="3E306C65" w14:textId="77777777" w:rsidR="00A30A2C" w:rsidRPr="00EA6F69" w:rsidRDefault="00A30A2C" w:rsidP="00216E0A">
      <w:pPr>
        <w:pStyle w:val="Heading2"/>
        <w:bidi w:val="0"/>
      </w:pPr>
      <w:bookmarkStart w:id="6" w:name="_Toc206913411"/>
      <w:bookmarkStart w:id="7" w:name="_Toc206915149"/>
      <w:bookmarkStart w:id="8" w:name="_Toc208134033"/>
      <w:r w:rsidRPr="00EA6F69">
        <w:lastRenderedPageBreak/>
        <w:t>Overview</w:t>
      </w:r>
      <w:bookmarkEnd w:id="6"/>
      <w:bookmarkEnd w:id="7"/>
      <w:bookmarkEnd w:id="8"/>
    </w:p>
    <w:p w14:paraId="62BB44BE" w14:textId="77777777" w:rsidR="00A30A2C" w:rsidRPr="00EA6F69" w:rsidRDefault="00A30A2C" w:rsidP="00216E0A">
      <w:pPr>
        <w:bidi w:val="0"/>
      </w:pPr>
      <w:r w:rsidRPr="00EA6F69">
        <w:t>The SEAL echo system is built around a dual-core controller that manages both drive operation and user-defined extensions. One core is dedicated to real-time control of the servo drivers, while the second core hosts the SEAL module. The SEAL module is automatically generated from Simulink models using MATLAB Coder and is scheduled by the controller alongside standard drive functions.</w:t>
      </w:r>
    </w:p>
    <w:p w14:paraId="454915FF" w14:textId="77777777" w:rsidR="00A30A2C" w:rsidRPr="00EA6F69" w:rsidRDefault="00A30A2C" w:rsidP="00216E0A">
      <w:pPr>
        <w:bidi w:val="0"/>
      </w:pPr>
      <w:r w:rsidRPr="00EA6F69">
        <w:t>Within this framework, SEAL has full authority over drive modes and access to all relevant feedback signals. It can synthesize new drive commands, adapt control strategies in real time, and communicate with the external environment through standard communication lines. This enables users not only to implement advanced control algorithms, but also to integrate proprietary communication protocols and application-specific behaviors.</w:t>
      </w:r>
    </w:p>
    <w:p w14:paraId="1FDDC3D6" w14:textId="77777777" w:rsidR="00A30A2C" w:rsidRPr="00EA6F69" w:rsidRDefault="00A30A2C" w:rsidP="00216E0A">
      <w:pPr>
        <w:bidi w:val="0"/>
      </w:pPr>
      <w:r w:rsidRPr="00EA6F69">
        <w:t xml:space="preserve">Development and deployment are supported and supervised by the </w:t>
      </w:r>
      <w:proofErr w:type="spellStart"/>
      <w:r w:rsidRPr="00EA6F69">
        <w:rPr>
          <w:b/>
          <w:bCs/>
        </w:rPr>
        <w:t>SolFlow</w:t>
      </w:r>
      <w:proofErr w:type="spellEnd"/>
      <w:r w:rsidRPr="00EA6F69">
        <w:rPr>
          <w:b/>
          <w:bCs/>
        </w:rPr>
        <w:t xml:space="preserve"> environment</w:t>
      </w:r>
      <w:r w:rsidRPr="00EA6F69">
        <w:t xml:space="preserve"> of GFT. </w:t>
      </w:r>
      <w:proofErr w:type="spellStart"/>
      <w:r w:rsidRPr="00EA6F69">
        <w:t>SolFlow</w:t>
      </w:r>
      <w:proofErr w:type="spellEnd"/>
      <w:r w:rsidRPr="00EA6F69">
        <w:t xml:space="preserve"> interrogates the drive model and revision and provides Simulink with the correct framework, including interface definitions and simulation models tailored to the drive under consideration. It also manages the build and download process, invoking the TI toolchain, and ensures that generated code is properly </w:t>
      </w:r>
      <w:proofErr w:type="gramStart"/>
      <w:r w:rsidRPr="00EA6F69">
        <w:t>version-controlled</w:t>
      </w:r>
      <w:proofErr w:type="gramEnd"/>
      <w:r w:rsidRPr="00EA6F69">
        <w:t>.</w:t>
      </w:r>
    </w:p>
    <w:p w14:paraId="19AEA74F" w14:textId="77777777" w:rsidR="00A30A2C" w:rsidRPr="00EA6F69" w:rsidRDefault="00A30A2C" w:rsidP="00216E0A">
      <w:pPr>
        <w:bidi w:val="0"/>
      </w:pPr>
      <w:r w:rsidRPr="00EA6F69">
        <w:t>To support validation, the system includes a scheduler model and drive model for Simulink, allowing complete closed-loop simulation of the controller and plant. Additionally, SEAL supports operation in Simulink “External mode,” enabling live parameter tuning and real-time data logging during hardware execution. In this way, the system ensures a smooth path from model development to hardware deployment, combining flexibility in design with reliability in operation.</w:t>
      </w:r>
    </w:p>
    <w:p w14:paraId="62F2A054" w14:textId="7A02CBDF" w:rsidR="00762B4E" w:rsidRPr="00EA6F69" w:rsidRDefault="00762B4E" w:rsidP="00216E0A">
      <w:pPr>
        <w:pStyle w:val="Heading2"/>
        <w:bidi w:val="0"/>
      </w:pPr>
      <w:bookmarkStart w:id="9" w:name="_Toc206913412"/>
      <w:bookmarkStart w:id="10" w:name="_Toc206915150"/>
      <w:bookmarkStart w:id="11" w:name="_Toc208134034"/>
      <w:r w:rsidRPr="00EA6F69">
        <w:t>Required support Tools</w:t>
      </w:r>
      <w:bookmarkEnd w:id="9"/>
      <w:bookmarkEnd w:id="10"/>
      <w:bookmarkEnd w:id="11"/>
    </w:p>
    <w:p w14:paraId="10FD9501" w14:textId="77777777" w:rsidR="00762B4E" w:rsidRPr="00EA6F69" w:rsidRDefault="00762B4E" w:rsidP="00216E0A">
      <w:pPr>
        <w:bidi w:val="0"/>
      </w:pPr>
      <w:r w:rsidRPr="00EA6F69">
        <w:t>The SEAL echo system relies on a set of third-party tools to provide the modeling, code generation, and deployment infrastructure:</w:t>
      </w:r>
    </w:p>
    <w:p w14:paraId="6B49FCB6" w14:textId="77777777" w:rsidR="00762B4E" w:rsidRPr="00EA6F69" w:rsidRDefault="00762B4E" w:rsidP="00216E0A">
      <w:pPr>
        <w:numPr>
          <w:ilvl w:val="0"/>
          <w:numId w:val="13"/>
        </w:numPr>
        <w:bidi w:val="0"/>
      </w:pPr>
      <w:r w:rsidRPr="00EA6F69">
        <w:rPr>
          <w:b/>
          <w:bCs/>
        </w:rPr>
        <w:t>MathWorks MATLAB + Simulink</w:t>
      </w:r>
      <w:r w:rsidRPr="00EA6F69">
        <w:t xml:space="preserve"> – the core environment for model-based design.</w:t>
      </w:r>
    </w:p>
    <w:p w14:paraId="1070B88C" w14:textId="77777777" w:rsidR="00762B4E" w:rsidRPr="00EA6F69" w:rsidRDefault="00762B4E" w:rsidP="00216E0A">
      <w:pPr>
        <w:numPr>
          <w:ilvl w:val="0"/>
          <w:numId w:val="13"/>
        </w:numPr>
        <w:bidi w:val="0"/>
      </w:pPr>
      <w:r w:rsidRPr="00EA6F69">
        <w:rPr>
          <w:b/>
          <w:bCs/>
        </w:rPr>
        <w:t>Simulink Coder + Embedded Coder</w:t>
      </w:r>
      <w:r w:rsidRPr="00EA6F69">
        <w:t xml:space="preserve"> – required for generating deployable </w:t>
      </w:r>
      <w:r w:rsidRPr="00EA6F69">
        <w:rPr>
          <w:b/>
          <w:bCs/>
        </w:rPr>
        <w:t>C code</w:t>
      </w:r>
      <w:r w:rsidRPr="00EA6F69">
        <w:t xml:space="preserve"> from the SEAL function-export model.</w:t>
      </w:r>
    </w:p>
    <w:p w14:paraId="4F649206" w14:textId="77777777" w:rsidR="00762B4E" w:rsidRPr="00EA6F69" w:rsidRDefault="00762B4E" w:rsidP="00216E0A">
      <w:pPr>
        <w:numPr>
          <w:ilvl w:val="0"/>
          <w:numId w:val="13"/>
        </w:numPr>
        <w:bidi w:val="0"/>
      </w:pPr>
      <w:r w:rsidRPr="00EA6F69">
        <w:rPr>
          <w:b/>
          <w:bCs/>
        </w:rPr>
        <w:t>Texas Instruments Code Composer Studio (CCS)</w:t>
      </w:r>
      <w:r w:rsidRPr="00EA6F69">
        <w:t xml:space="preserve"> – the toolchain used to compile and link the generated C code into real-time loadable binaries for the dual-core controller.</w:t>
      </w:r>
    </w:p>
    <w:p w14:paraId="6AF430AF" w14:textId="18A3362D" w:rsidR="00397C97" w:rsidRPr="00EA6F69" w:rsidRDefault="00762B4E" w:rsidP="00216E0A">
      <w:pPr>
        <w:bidi w:val="0"/>
      </w:pPr>
      <w:r w:rsidRPr="00EA6F69">
        <w:t xml:space="preserve">In addition, the system is supported by </w:t>
      </w:r>
      <w:r w:rsidRPr="00EA6F69">
        <w:rPr>
          <w:b/>
          <w:bCs/>
        </w:rPr>
        <w:t xml:space="preserve">GFT </w:t>
      </w:r>
      <w:proofErr w:type="spellStart"/>
      <w:r w:rsidRPr="00EA6F69">
        <w:rPr>
          <w:b/>
          <w:bCs/>
        </w:rPr>
        <w:t>SolFlow</w:t>
      </w:r>
      <w:proofErr w:type="spellEnd"/>
      <w:r w:rsidRPr="00EA6F69">
        <w:t xml:space="preserve">, which is not a third-party product but an integral GFT tool. Beyond providing the correct SEAL frameworks for each drive and supervising build/download processes, </w:t>
      </w:r>
      <w:proofErr w:type="spellStart"/>
      <w:r w:rsidRPr="00EA6F69">
        <w:t>SolFlow</w:t>
      </w:r>
      <w:proofErr w:type="spellEnd"/>
      <w:r w:rsidRPr="00EA6F69">
        <w:t xml:space="preserve"> also serves as the platform for </w:t>
      </w:r>
      <w:r w:rsidRPr="00EA6F69">
        <w:rPr>
          <w:b/>
          <w:bCs/>
        </w:rPr>
        <w:t>drive commissioning, configuration, and tuning</w:t>
      </w:r>
      <w:r w:rsidRPr="00EA6F69">
        <w:t>.</w:t>
      </w:r>
    </w:p>
    <w:p w14:paraId="2CBF75F1" w14:textId="16C3D9A3" w:rsidR="00762B4E" w:rsidRPr="00EA6F69" w:rsidRDefault="00762B4E" w:rsidP="00216E0A">
      <w:pPr>
        <w:pStyle w:val="Heading1"/>
        <w:bidi w:val="0"/>
        <w:jc w:val="left"/>
      </w:pPr>
      <w:bookmarkStart w:id="12" w:name="_Toc206913413"/>
      <w:bookmarkStart w:id="13" w:name="_Toc206915151"/>
      <w:bookmarkStart w:id="14" w:name="_Toc208134035"/>
      <w:r w:rsidRPr="00EA6F69">
        <w:lastRenderedPageBreak/>
        <w:t>The drive</w:t>
      </w:r>
      <w:bookmarkEnd w:id="12"/>
      <w:bookmarkEnd w:id="13"/>
      <w:bookmarkEnd w:id="14"/>
    </w:p>
    <w:p w14:paraId="78BC962C" w14:textId="77777777" w:rsidR="00011B2D" w:rsidRPr="00EA6F69" w:rsidRDefault="00011B2D" w:rsidP="00216E0A">
      <w:pPr>
        <w:pStyle w:val="Heading3"/>
        <w:bidi w:val="0"/>
      </w:pPr>
      <w:bookmarkStart w:id="15" w:name="_Toc206913414"/>
      <w:bookmarkStart w:id="16" w:name="_Toc206915152"/>
      <w:bookmarkStart w:id="17" w:name="_Toc208134036"/>
      <w:r w:rsidRPr="00EA6F69">
        <w:t>Overview</w:t>
      </w:r>
      <w:bookmarkEnd w:id="15"/>
      <w:bookmarkEnd w:id="16"/>
      <w:bookmarkEnd w:id="17"/>
    </w:p>
    <w:p w14:paraId="75DA0B52" w14:textId="77777777" w:rsidR="00011B2D" w:rsidRPr="00EA6F69" w:rsidRDefault="00011B2D" w:rsidP="00216E0A">
      <w:pPr>
        <w:bidi w:val="0"/>
      </w:pPr>
      <w:r w:rsidRPr="00EA6F69">
        <w:t xml:space="preserve">GFT offers a family of drives capable of controlling one or more motors under the coordination of a </w:t>
      </w:r>
      <w:r w:rsidRPr="00EA6F69">
        <w:rPr>
          <w:b/>
          <w:bCs/>
        </w:rPr>
        <w:t>central controller</w:t>
      </w:r>
      <w:r w:rsidRPr="00EA6F69">
        <w:t xml:space="preserve">. The central controller handles external communication with process management systems and orchestrates the commands delivered to each of its slave </w:t>
      </w:r>
      <w:proofErr w:type="gramStart"/>
      <w:r w:rsidRPr="00EA6F69">
        <w:t>drives</w:t>
      </w:r>
      <w:proofErr w:type="gramEnd"/>
      <w:r w:rsidRPr="00EA6F69">
        <w:t xml:space="preserve">. This architecture allows scalable deployment, from </w:t>
      </w:r>
      <w:proofErr w:type="gramStart"/>
      <w:r w:rsidRPr="00EA6F69">
        <w:t>single-axis</w:t>
      </w:r>
      <w:proofErr w:type="gramEnd"/>
      <w:r w:rsidRPr="00EA6F69">
        <w:t xml:space="preserve"> to multi-axis systems, under unified supervision.</w:t>
      </w:r>
    </w:p>
    <w:p w14:paraId="48F13403" w14:textId="77777777" w:rsidR="00011B2D" w:rsidRPr="00EA6F69" w:rsidRDefault="00011B2D" w:rsidP="00216E0A">
      <w:pPr>
        <w:pStyle w:val="Heading3"/>
        <w:bidi w:val="0"/>
      </w:pPr>
      <w:bookmarkStart w:id="18" w:name="_Toc206913415"/>
      <w:bookmarkStart w:id="19" w:name="_Toc206915153"/>
      <w:bookmarkStart w:id="20" w:name="_Toc208134037"/>
      <w:r w:rsidRPr="00EA6F69">
        <w:t>Controller Architecture</w:t>
      </w:r>
      <w:bookmarkEnd w:id="18"/>
      <w:bookmarkEnd w:id="19"/>
      <w:bookmarkEnd w:id="20"/>
    </w:p>
    <w:p w14:paraId="68652E3B" w14:textId="77777777" w:rsidR="00011B2D" w:rsidRPr="00EA6F69" w:rsidRDefault="00011B2D" w:rsidP="00216E0A">
      <w:pPr>
        <w:bidi w:val="0"/>
      </w:pPr>
      <w:r w:rsidRPr="00EA6F69">
        <w:t xml:space="preserve">Each drive includes several processing cores, with different roles assigned to different aspects of system operation. Among them, one core is reserved exclusively for </w:t>
      </w:r>
      <w:r w:rsidRPr="00EA6F69">
        <w:rPr>
          <w:b/>
          <w:bCs/>
        </w:rPr>
        <w:t>SEAL</w:t>
      </w:r>
      <w:r w:rsidRPr="00EA6F69">
        <w:t>. This dedicated SEAL core is responsible for executing user-defined algorithms and is managed entirely by the SEAL scheduler. Its computational power is fully allocated to the execution of SEAL functions, ensuring isolation from the operational tasks of other cores.</w:t>
      </w:r>
    </w:p>
    <w:p w14:paraId="0CAB70CB" w14:textId="77777777" w:rsidR="00011B2D" w:rsidRPr="00EA6F69" w:rsidRDefault="00011B2D" w:rsidP="00216E0A">
      <w:pPr>
        <w:pStyle w:val="Heading3"/>
        <w:bidi w:val="0"/>
      </w:pPr>
      <w:bookmarkStart w:id="21" w:name="_Toc206913416"/>
      <w:bookmarkStart w:id="22" w:name="_Toc206915154"/>
      <w:bookmarkStart w:id="23" w:name="_Toc208134038"/>
      <w:r w:rsidRPr="00EA6F69">
        <w:t>SEAL Integration via IPC</w:t>
      </w:r>
      <w:bookmarkEnd w:id="21"/>
      <w:bookmarkEnd w:id="22"/>
      <w:bookmarkEnd w:id="23"/>
    </w:p>
    <w:p w14:paraId="2812C9AE" w14:textId="77777777" w:rsidR="00011B2D" w:rsidRPr="00EA6F69" w:rsidRDefault="00011B2D" w:rsidP="00216E0A">
      <w:pPr>
        <w:bidi w:val="0"/>
      </w:pPr>
      <w:r w:rsidRPr="00EA6F69">
        <w:t xml:space="preserve">The SEAL core interacts with the </w:t>
      </w:r>
      <w:r w:rsidRPr="00EA6F69">
        <w:rPr>
          <w:b/>
          <w:bCs/>
        </w:rPr>
        <w:t>operational cores</w:t>
      </w:r>
      <w:r w:rsidRPr="00EA6F69">
        <w:t xml:space="preserve"> of the drive through the </w:t>
      </w:r>
      <w:r w:rsidRPr="00EA6F69">
        <w:rPr>
          <w:b/>
          <w:bCs/>
        </w:rPr>
        <w:t>TI Inter-Processor Communication (IPC) interface</w:t>
      </w:r>
      <w:r w:rsidRPr="00EA6F69">
        <w:t>. This IPC channel forms the backbone of SEAL’s integration into the drive environment:</w:t>
      </w:r>
    </w:p>
    <w:p w14:paraId="73CFD8F2" w14:textId="77777777" w:rsidR="00011B2D" w:rsidRPr="00EA6F69" w:rsidRDefault="00011B2D" w:rsidP="00216E0A">
      <w:pPr>
        <w:numPr>
          <w:ilvl w:val="0"/>
          <w:numId w:val="14"/>
        </w:numPr>
        <w:bidi w:val="0"/>
      </w:pPr>
      <w:r w:rsidRPr="00EA6F69">
        <w:rPr>
          <w:b/>
          <w:bCs/>
        </w:rPr>
        <w:t>Feedback acquisition</w:t>
      </w:r>
      <w:r w:rsidRPr="00EA6F69">
        <w:t xml:space="preserve"> – SEAL receives real-time data streams such as currents, positions, velocities, and status indicators.</w:t>
      </w:r>
    </w:p>
    <w:p w14:paraId="07C2B9B9" w14:textId="77777777" w:rsidR="00011B2D" w:rsidRPr="00EA6F69" w:rsidRDefault="00011B2D" w:rsidP="00216E0A">
      <w:pPr>
        <w:numPr>
          <w:ilvl w:val="0"/>
          <w:numId w:val="14"/>
        </w:numPr>
        <w:bidi w:val="0"/>
      </w:pPr>
      <w:r w:rsidRPr="00EA6F69">
        <w:rPr>
          <w:b/>
          <w:bCs/>
        </w:rPr>
        <w:t>Setup and configuration</w:t>
      </w:r>
      <w:r w:rsidRPr="00EA6F69">
        <w:t xml:space="preserve"> – system initialization data and configuration parameters are provided to SEAL through IPC.</w:t>
      </w:r>
    </w:p>
    <w:p w14:paraId="545BA0C8" w14:textId="77777777" w:rsidR="00011B2D" w:rsidRPr="00EA6F69" w:rsidRDefault="00011B2D" w:rsidP="00216E0A">
      <w:pPr>
        <w:numPr>
          <w:ilvl w:val="0"/>
          <w:numId w:val="14"/>
        </w:numPr>
        <w:bidi w:val="0"/>
      </w:pPr>
      <w:r w:rsidRPr="00EA6F69">
        <w:rPr>
          <w:b/>
          <w:bCs/>
        </w:rPr>
        <w:t>Command issuance</w:t>
      </w:r>
      <w:r w:rsidRPr="00EA6F69">
        <w:t xml:space="preserve"> – SEAL delivers modal selections and reference commands to the operational cores, thereby controlling drive behavior.</w:t>
      </w:r>
    </w:p>
    <w:p w14:paraId="5A3409CC" w14:textId="77777777" w:rsidR="00011B2D" w:rsidRPr="00EA6F69" w:rsidRDefault="00011B2D" w:rsidP="00216E0A">
      <w:pPr>
        <w:numPr>
          <w:ilvl w:val="0"/>
          <w:numId w:val="14"/>
        </w:numPr>
        <w:bidi w:val="0"/>
      </w:pPr>
      <w:r w:rsidRPr="00EA6F69">
        <w:rPr>
          <w:b/>
          <w:bCs/>
        </w:rPr>
        <w:t>Parameter exchange</w:t>
      </w:r>
      <w:r w:rsidRPr="00EA6F69">
        <w:t xml:space="preserve"> – operational parameters and tuning variables can be transferred between SEAL and the drive cores, ensuring consistent operation across the system.</w:t>
      </w:r>
    </w:p>
    <w:p w14:paraId="1968BB97" w14:textId="252E4367" w:rsidR="00011B2D" w:rsidRPr="00EA6F69" w:rsidRDefault="00011B2D" w:rsidP="00216E0A">
      <w:pPr>
        <w:pStyle w:val="Heading3"/>
        <w:bidi w:val="0"/>
      </w:pPr>
      <w:bookmarkStart w:id="24" w:name="_Toc206913417"/>
      <w:bookmarkStart w:id="25" w:name="_Toc206915155"/>
      <w:bookmarkStart w:id="26" w:name="_Toc208134039"/>
      <w:r w:rsidRPr="00EA6F69">
        <w:t>Role in the SEAL Eco System</w:t>
      </w:r>
      <w:bookmarkEnd w:id="24"/>
      <w:bookmarkEnd w:id="25"/>
      <w:bookmarkEnd w:id="26"/>
    </w:p>
    <w:p w14:paraId="61F15995" w14:textId="77777777" w:rsidR="00011B2D" w:rsidRPr="00EA6F69" w:rsidRDefault="00011B2D" w:rsidP="00216E0A">
      <w:pPr>
        <w:bidi w:val="0"/>
      </w:pPr>
      <w:r w:rsidRPr="00EA6F69">
        <w:t xml:space="preserve">By dedicating an entire core to SEAL and linking it through the IPC mechanism to the operational cores, GFT drives provide a hardware foundation that guarantees both </w:t>
      </w:r>
      <w:r w:rsidRPr="00EA6F69">
        <w:rPr>
          <w:b/>
          <w:bCs/>
        </w:rPr>
        <w:t>determinism</w:t>
      </w:r>
      <w:r w:rsidRPr="00EA6F69">
        <w:t xml:space="preserve"> and </w:t>
      </w:r>
      <w:r w:rsidRPr="00EA6F69">
        <w:rPr>
          <w:b/>
          <w:bCs/>
        </w:rPr>
        <w:t>flexibility</w:t>
      </w:r>
      <w:r w:rsidRPr="00EA6F69">
        <w:t>. Users gain a protected and powerful execution environment for their custom algorithms while retaining seamless access to all essential drive functionality.</w:t>
      </w:r>
    </w:p>
    <w:p w14:paraId="33FC225A" w14:textId="5854153C" w:rsidR="006B6D8F" w:rsidRPr="00EA6F69" w:rsidRDefault="006B6D8F" w:rsidP="00216E0A">
      <w:pPr>
        <w:pStyle w:val="Heading1"/>
        <w:bidi w:val="0"/>
        <w:jc w:val="left"/>
      </w:pPr>
      <w:bookmarkStart w:id="27" w:name="_Toc206913418"/>
      <w:bookmarkStart w:id="28" w:name="_Toc206915156"/>
      <w:bookmarkStart w:id="29" w:name="_Toc208134040"/>
      <w:r w:rsidRPr="00EA6F69">
        <w:t>Modeling Environment</w:t>
      </w:r>
      <w:bookmarkEnd w:id="27"/>
      <w:bookmarkEnd w:id="28"/>
      <w:bookmarkEnd w:id="29"/>
    </w:p>
    <w:p w14:paraId="6ABEAFC8" w14:textId="77777777" w:rsidR="006B6D8F" w:rsidRPr="00EA6F69" w:rsidRDefault="006B6D8F" w:rsidP="00216E0A">
      <w:pPr>
        <w:bidi w:val="0"/>
      </w:pPr>
      <w:r w:rsidRPr="00EA6F69">
        <w:t>The modeling environment provides the user with a complete simulation and validation framework that mirrors the operation of the SEAL echo system. It consists of three main components:</w:t>
      </w:r>
    </w:p>
    <w:p w14:paraId="306A8ABC" w14:textId="77777777" w:rsidR="006B6D8F" w:rsidRPr="00EA6F69" w:rsidRDefault="006B6D8F" w:rsidP="00216E0A">
      <w:pPr>
        <w:numPr>
          <w:ilvl w:val="0"/>
          <w:numId w:val="2"/>
        </w:numPr>
        <w:bidi w:val="0"/>
      </w:pPr>
      <w:r w:rsidRPr="00EA6F69">
        <w:rPr>
          <w:b/>
          <w:bCs/>
        </w:rPr>
        <w:t>The SEAL model</w:t>
      </w:r>
      <w:r w:rsidRPr="00EA6F69">
        <w:t xml:space="preserve"> – the user-defined control and communication logic, developed in Simulink and exported as a function-call subsystem.</w:t>
      </w:r>
    </w:p>
    <w:p w14:paraId="02592A8A" w14:textId="77777777" w:rsidR="006B6D8F" w:rsidRPr="00EA6F69" w:rsidRDefault="006B6D8F" w:rsidP="00216E0A">
      <w:pPr>
        <w:numPr>
          <w:ilvl w:val="0"/>
          <w:numId w:val="2"/>
        </w:numPr>
        <w:bidi w:val="0"/>
      </w:pPr>
      <w:r w:rsidRPr="00EA6F69">
        <w:rPr>
          <w:b/>
          <w:bCs/>
        </w:rPr>
        <w:t>The drive model</w:t>
      </w:r>
      <w:r w:rsidRPr="00EA6F69">
        <w:t xml:space="preserve"> – a representation of the operational core of the drive controller, responsible for executing drive dynamics and feedback behavior.</w:t>
      </w:r>
    </w:p>
    <w:p w14:paraId="31C19440" w14:textId="77777777" w:rsidR="006B6D8F" w:rsidRPr="00EA6F69" w:rsidRDefault="006B6D8F" w:rsidP="00216E0A">
      <w:pPr>
        <w:numPr>
          <w:ilvl w:val="0"/>
          <w:numId w:val="2"/>
        </w:numPr>
        <w:bidi w:val="0"/>
      </w:pPr>
      <w:r w:rsidRPr="00EA6F69">
        <w:rPr>
          <w:b/>
          <w:bCs/>
        </w:rPr>
        <w:lastRenderedPageBreak/>
        <w:t>The scheduler model</w:t>
      </w:r>
      <w:r w:rsidRPr="00EA6F69">
        <w:t xml:space="preserve"> – the execution layer that manages SEAL interfaces and coordinates their operation, which can be inserted into Simulink simulations for closed-loop validation.</w:t>
      </w:r>
    </w:p>
    <w:p w14:paraId="6A6123DB" w14:textId="77777777" w:rsidR="006B6D8F" w:rsidRPr="00EA6F69" w:rsidRDefault="006B6D8F" w:rsidP="00216E0A">
      <w:pPr>
        <w:bidi w:val="0"/>
      </w:pPr>
      <w:r w:rsidRPr="00EA6F69">
        <w:t>Together, these models enable seamless development, simulation, and testing of user algorithms prior to and in parallel with deployment to hardware.</w:t>
      </w:r>
    </w:p>
    <w:p w14:paraId="3429A757" w14:textId="77777777" w:rsidR="006B6D8F" w:rsidRPr="00EA6F69" w:rsidRDefault="006B6D8F" w:rsidP="00216E0A">
      <w:pPr>
        <w:pStyle w:val="Heading2"/>
        <w:bidi w:val="0"/>
      </w:pPr>
      <w:bookmarkStart w:id="30" w:name="_Toc206913419"/>
      <w:bookmarkStart w:id="31" w:name="_Toc206915157"/>
      <w:bookmarkStart w:id="32" w:name="_Toc208134041"/>
      <w:r w:rsidRPr="00EA6F69">
        <w:t>SEAL</w:t>
      </w:r>
      <w:bookmarkEnd w:id="30"/>
      <w:bookmarkEnd w:id="31"/>
      <w:bookmarkEnd w:id="32"/>
    </w:p>
    <w:p w14:paraId="3D05780B" w14:textId="77777777" w:rsidR="006B6D8F" w:rsidRPr="00EA6F69" w:rsidRDefault="006B6D8F" w:rsidP="00216E0A">
      <w:pPr>
        <w:pStyle w:val="Heading3"/>
        <w:bidi w:val="0"/>
      </w:pPr>
      <w:bookmarkStart w:id="33" w:name="_Toc206913420"/>
      <w:bookmarkStart w:id="34" w:name="_Toc206915158"/>
      <w:bookmarkStart w:id="35" w:name="_Toc208134042"/>
      <w:r w:rsidRPr="00EA6F69">
        <w:t>Overview</w:t>
      </w:r>
      <w:bookmarkEnd w:id="33"/>
      <w:bookmarkEnd w:id="34"/>
      <w:bookmarkEnd w:id="35"/>
    </w:p>
    <w:p w14:paraId="15DB03C2" w14:textId="32DA524F" w:rsidR="006B6D8F" w:rsidRPr="00EA6F69" w:rsidRDefault="006B6D8F" w:rsidP="00216E0A">
      <w:pPr>
        <w:bidi w:val="0"/>
      </w:pPr>
      <w:r w:rsidRPr="00EA6F69">
        <w:t xml:space="preserve">The SEAL is implemented as a </w:t>
      </w:r>
      <w:r w:rsidRPr="00EA6F69">
        <w:rPr>
          <w:b/>
          <w:bCs/>
        </w:rPr>
        <w:t>Simulink function-export model</w:t>
      </w:r>
      <w:r w:rsidRPr="00EA6F69">
        <w:t xml:space="preserve">, consisting of </w:t>
      </w:r>
      <w:r w:rsidRPr="00EA6F69">
        <w:rPr>
          <w:b/>
          <w:bCs/>
        </w:rPr>
        <w:t>several callable function-call subsystems</w:t>
      </w:r>
      <w:r w:rsidRPr="00EA6F69">
        <w:t xml:space="preserve">. Within this framework, the user defines proprietary control algorithms, communication strategies, and application logic. Through these subsystems, SEAL is granted full authority over the drive, with direct access to its commands, feedback, and status information. The Simulink model provides the development and validation environment, </w:t>
      </w:r>
      <w:r w:rsidR="005F5D56" w:rsidRPr="00EA6F69">
        <w:t xml:space="preserve">while the generated </w:t>
      </w:r>
      <w:r w:rsidR="005F5D56" w:rsidRPr="00EA6F69">
        <w:rPr>
          <w:b/>
          <w:bCs/>
        </w:rPr>
        <w:t>C code</w:t>
      </w:r>
      <w:r w:rsidR="005F5D56" w:rsidRPr="00EA6F69">
        <w:t>—with certain adaptations described in later sections—will later be deployed to the hardware</w:t>
      </w:r>
      <w:r w:rsidRPr="00EA6F69">
        <w:t>.</w:t>
      </w:r>
    </w:p>
    <w:p w14:paraId="0E2BE114" w14:textId="77777777" w:rsidR="006B6D8F" w:rsidRPr="00EA6F69" w:rsidRDefault="006B6D8F" w:rsidP="00216E0A">
      <w:pPr>
        <w:bidi w:val="0"/>
      </w:pPr>
      <w:r w:rsidRPr="00EA6F69">
        <w:t>The SEAL environment is supported by the following elements:</w:t>
      </w:r>
    </w:p>
    <w:p w14:paraId="44666733" w14:textId="77777777" w:rsidR="006B6D8F" w:rsidRPr="00EA6F69" w:rsidRDefault="006B6D8F" w:rsidP="00216E0A">
      <w:pPr>
        <w:numPr>
          <w:ilvl w:val="0"/>
          <w:numId w:val="3"/>
        </w:numPr>
        <w:bidi w:val="0"/>
      </w:pPr>
      <w:proofErr w:type="spellStart"/>
      <w:r w:rsidRPr="00EA6F69">
        <w:rPr>
          <w:b/>
          <w:bCs/>
        </w:rPr>
        <w:t>InitialSetup.m</w:t>
      </w:r>
      <w:proofErr w:type="spellEnd"/>
      <w:r w:rsidRPr="00EA6F69">
        <w:t xml:space="preserve"> – a MATLAB script that performs the initial setup of the environment, configuring paths and preparing Simulink for SEAL development.</w:t>
      </w:r>
    </w:p>
    <w:p w14:paraId="2791EC71" w14:textId="77777777" w:rsidR="006B6D8F" w:rsidRPr="00EA6F69" w:rsidRDefault="006B6D8F" w:rsidP="00216E0A">
      <w:pPr>
        <w:numPr>
          <w:ilvl w:val="0"/>
          <w:numId w:val="3"/>
        </w:numPr>
        <w:bidi w:val="0"/>
      </w:pPr>
      <w:proofErr w:type="spellStart"/>
      <w:r w:rsidRPr="00EA6F69">
        <w:rPr>
          <w:b/>
          <w:bCs/>
        </w:rPr>
        <w:t>SEALSystemTypes.m</w:t>
      </w:r>
      <w:proofErr w:type="spellEnd"/>
      <w:r w:rsidRPr="00EA6F69">
        <w:t xml:space="preserve"> – a definition file that specifies the drive-model-specific control and status structures forming the interface to the operational core.</w:t>
      </w:r>
    </w:p>
    <w:p w14:paraId="24286785" w14:textId="77777777" w:rsidR="006B6D8F" w:rsidRPr="00EA6F69" w:rsidRDefault="006B6D8F" w:rsidP="00216E0A">
      <w:pPr>
        <w:numPr>
          <w:ilvl w:val="0"/>
          <w:numId w:val="3"/>
        </w:numPr>
        <w:bidi w:val="0"/>
      </w:pPr>
      <w:r w:rsidRPr="00EA6F69">
        <w:rPr>
          <w:b/>
          <w:bCs/>
        </w:rPr>
        <w:t>User definition script</w:t>
      </w:r>
      <w:r w:rsidRPr="00EA6F69">
        <w:t xml:space="preserve"> – a customizable file in which the user defines the data structures for their own algorithms. This file extends the framework with application-specific variables and logic. Working examples are provided as part of the package to guide users in creating their own definitions.</w:t>
      </w:r>
    </w:p>
    <w:p w14:paraId="3D182332" w14:textId="77777777" w:rsidR="006B6D8F" w:rsidRDefault="006B6D8F" w:rsidP="00216E0A">
      <w:pPr>
        <w:bidi w:val="0"/>
      </w:pPr>
      <w:r w:rsidRPr="00EA6F69">
        <w:t xml:space="preserve">This layered organization makes SEAL both the container for user functionality and the structured interface to the drive controller, ensuring consistent simulation, validation, and eventual deployment under </w:t>
      </w:r>
      <w:proofErr w:type="spellStart"/>
      <w:r w:rsidRPr="00EA6F69">
        <w:t>SolFlow</w:t>
      </w:r>
      <w:proofErr w:type="spellEnd"/>
      <w:r w:rsidRPr="00EA6F69">
        <w:t xml:space="preserve"> supervision.</w:t>
      </w:r>
    </w:p>
    <w:p w14:paraId="61B52C13" w14:textId="622789D2" w:rsidR="00001113" w:rsidRDefault="00AB5680" w:rsidP="00001113">
      <w:pPr>
        <w:pStyle w:val="Heading3"/>
        <w:bidi w:val="0"/>
      </w:pPr>
      <w:bookmarkStart w:id="36" w:name="_Toc208134043"/>
      <w:r>
        <w:t>Use cases</w:t>
      </w:r>
      <w:r w:rsidR="00001113">
        <w:t>: Examples</w:t>
      </w:r>
      <w:bookmarkEnd w:id="36"/>
    </w:p>
    <w:p w14:paraId="6D85E3ED" w14:textId="04E18D56" w:rsidR="00001113" w:rsidRDefault="00001113" w:rsidP="00001113">
      <w:pPr>
        <w:bidi w:val="0"/>
      </w:pPr>
      <w:r>
        <w:t xml:space="preserve">SEAL offers you great flexibility of system design. </w:t>
      </w:r>
    </w:p>
    <w:p w14:paraId="2197985B" w14:textId="0E005A1F" w:rsidR="00001113" w:rsidRDefault="00001113" w:rsidP="00001113">
      <w:pPr>
        <w:bidi w:val="0"/>
      </w:pPr>
      <w:r>
        <w:t>Here are some examples.</w:t>
      </w:r>
    </w:p>
    <w:tbl>
      <w:tblPr>
        <w:tblStyle w:val="TableGrid"/>
        <w:tblW w:w="0" w:type="auto"/>
        <w:tblLook w:val="04A0" w:firstRow="1" w:lastRow="0" w:firstColumn="1" w:lastColumn="0" w:noHBand="0" w:noVBand="1"/>
      </w:tblPr>
      <w:tblGrid>
        <w:gridCol w:w="8296"/>
      </w:tblGrid>
      <w:tr w:rsidR="00190B91" w14:paraId="0A729B72" w14:textId="77777777" w:rsidTr="00190B91">
        <w:tc>
          <w:tcPr>
            <w:tcW w:w="8296" w:type="dxa"/>
            <w:shd w:val="clear" w:color="auto" w:fill="E8E8E8" w:themeFill="background2"/>
          </w:tcPr>
          <w:p w14:paraId="20818152" w14:textId="1471EF50" w:rsidR="00190B91" w:rsidRDefault="00190B91" w:rsidP="00190B91">
            <w:pPr>
              <w:bidi w:val="0"/>
            </w:pPr>
            <w:r>
              <w:t>The use case below depicts operational work options. They do not refer to the External-Mode connection to Simulink.</w:t>
            </w:r>
          </w:p>
          <w:p w14:paraId="5C7EE060" w14:textId="0F506D9D" w:rsidR="00190B91" w:rsidRDefault="00190B91" w:rsidP="00190B91">
            <w:pPr>
              <w:bidi w:val="0"/>
            </w:pPr>
            <w:r>
              <w:t>External-Mode connection to Simulink is use case agnostic, and done the same way for all the use cases described below</w:t>
            </w:r>
          </w:p>
        </w:tc>
      </w:tr>
    </w:tbl>
    <w:p w14:paraId="163D030B" w14:textId="77777777" w:rsidR="00190B91" w:rsidRDefault="00190B91" w:rsidP="00190B91">
      <w:pPr>
        <w:bidi w:val="0"/>
      </w:pPr>
    </w:p>
    <w:p w14:paraId="30F14833" w14:textId="514A094C" w:rsidR="00001113" w:rsidRDefault="00001113" w:rsidP="00001113">
      <w:pPr>
        <w:pStyle w:val="Heading4"/>
        <w:bidi w:val="0"/>
      </w:pPr>
      <w:bookmarkStart w:id="37" w:name="_Hlk207268769"/>
      <w:r>
        <w:t>User protocol over GFT-Servo</w:t>
      </w:r>
    </w:p>
    <w:bookmarkEnd w:id="37"/>
    <w:p w14:paraId="28F9135D" w14:textId="52F3DC38" w:rsidR="00263A7E" w:rsidRDefault="00263A7E" w:rsidP="00001113">
      <w:pPr>
        <w:bidi w:val="0"/>
      </w:pPr>
      <w:r>
        <w:t xml:space="preserve">For this use case the SEAL masters communication lines to the host system. </w:t>
      </w:r>
    </w:p>
    <w:p w14:paraId="6A2AA47E" w14:textId="02168FDD" w:rsidR="00263A7E" w:rsidRDefault="00263A7E" w:rsidP="00263A7E">
      <w:pPr>
        <w:bidi w:val="0"/>
      </w:pPr>
      <w:r>
        <w:t xml:space="preserve">It </w:t>
      </w:r>
      <w:bookmarkStart w:id="38" w:name="_Hlk207273275"/>
      <w:r>
        <w:t xml:space="preserve">interprets the protocol, and issues corresponding commands to the drives chain below. </w:t>
      </w:r>
      <w:bookmarkEnd w:id="38"/>
    </w:p>
    <w:p w14:paraId="41B71A31" w14:textId="5C426D31" w:rsidR="00263A7E" w:rsidRDefault="00263A7E" w:rsidP="00263A7E">
      <w:pPr>
        <w:bidi w:val="0"/>
      </w:pPr>
      <w:r>
        <w:t xml:space="preserve">In this role the SEAL does no motion control: it relays the </w:t>
      </w:r>
      <w:proofErr w:type="spellStart"/>
      <w:r>
        <w:t>GFTServo</w:t>
      </w:r>
      <w:proofErr w:type="spellEnd"/>
      <w:r>
        <w:t xml:space="preserve"> motion commands as desired by the host, and sources feedback from the </w:t>
      </w:r>
      <w:proofErr w:type="spellStart"/>
      <w:r>
        <w:t>GFTServo</w:t>
      </w:r>
      <w:proofErr w:type="spellEnd"/>
      <w:r>
        <w:t xml:space="preserve"> for status reports.</w:t>
      </w:r>
    </w:p>
    <w:p w14:paraId="3D89EC6B" w14:textId="63395184" w:rsidR="00001113" w:rsidRDefault="00001113" w:rsidP="00263A7E">
      <w:pPr>
        <w:bidi w:val="0"/>
      </w:pPr>
      <w:r>
        <w:lastRenderedPageBreak/>
        <w:t xml:space="preserve">The following block diagram shows this: </w:t>
      </w:r>
    </w:p>
    <w:p w14:paraId="11F9919B" w14:textId="56B58D44" w:rsidR="00001113" w:rsidRDefault="000D4639" w:rsidP="00263A7E">
      <w:pPr>
        <w:bidi w:val="0"/>
        <w:jc w:val="center"/>
      </w:pPr>
      <w:r>
        <w:object w:dxaOrig="6432" w:dyaOrig="2604" w14:anchorId="3C8F0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1.55pt;height:129.9pt" o:ole="">
            <v:imagedata r:id="rId6" o:title=""/>
          </v:shape>
          <o:OLEObject Type="Embed" ProgID="Visio.Drawing.15" ShapeID="_x0000_i1026" DrawAspect="Content" ObjectID="_1822104042" r:id="rId7"/>
        </w:object>
      </w:r>
    </w:p>
    <w:p w14:paraId="21D0CC26" w14:textId="51AD9A0E" w:rsidR="00263A7E" w:rsidRDefault="00263A7E" w:rsidP="00263A7E">
      <w:pPr>
        <w:pStyle w:val="Caption"/>
        <w:jc w:val="center"/>
        <w:rPr>
          <w:noProof/>
        </w:rPr>
      </w:pPr>
      <w:r>
        <w:t xml:space="preserve">Figure </w:t>
      </w:r>
      <w:r w:rsidR="00F71A86">
        <w:fldChar w:fldCharType="begin"/>
      </w:r>
      <w:r w:rsidR="00F71A86">
        <w:instrText xml:space="preserve"> SEQ Figure \* ARABIC </w:instrText>
      </w:r>
      <w:r w:rsidR="00F71A86">
        <w:fldChar w:fldCharType="separate"/>
      </w:r>
      <w:r w:rsidR="00F71A86">
        <w:rPr>
          <w:noProof/>
        </w:rPr>
        <w:t>1</w:t>
      </w:r>
      <w:r w:rsidR="00F71A86">
        <w:rPr>
          <w:noProof/>
        </w:rPr>
        <w:fldChar w:fldCharType="end"/>
      </w:r>
      <w:r>
        <w:rPr>
          <w:noProof/>
        </w:rPr>
        <w:t>: User protocol use case</w:t>
      </w:r>
    </w:p>
    <w:p w14:paraId="427DD7EB" w14:textId="5E3D5CD3" w:rsidR="00263A7E" w:rsidRDefault="00263A7E" w:rsidP="004572A6">
      <w:pPr>
        <w:bidi w:val="0"/>
      </w:pPr>
      <w:r>
        <w:t xml:space="preserve">The command </w:t>
      </w:r>
      <w:r w:rsidR="004572A6">
        <w:t>to</w:t>
      </w:r>
      <w:r>
        <w:t xml:space="preserve"> the servo drivers set can be either a continuous supply of position/speed/torque </w:t>
      </w:r>
      <w:r w:rsidR="004572A6">
        <w:t>references or</w:t>
      </w:r>
      <w:r>
        <w:t xml:space="preserve"> just targets to be profiled into by the drive</w:t>
      </w:r>
      <w:r w:rsidR="004572A6">
        <w:t xml:space="preserve"> – see the "</w:t>
      </w:r>
      <w:r w:rsidR="004572A6" w:rsidRPr="004572A6">
        <w:t>Reference</w:t>
      </w:r>
      <w:r w:rsidR="004572A6">
        <w:t xml:space="preserve"> </w:t>
      </w:r>
      <w:r w:rsidR="004572A6" w:rsidRPr="004572A6">
        <w:t>Mode</w:t>
      </w:r>
      <w:r w:rsidR="004572A6">
        <w:t xml:space="preserve">" in the driver's command interface. </w:t>
      </w:r>
    </w:p>
    <w:p w14:paraId="4877DF60" w14:textId="269ACE9B" w:rsidR="004572A6" w:rsidRDefault="004572A6" w:rsidP="004572A6">
      <w:pPr>
        <w:pStyle w:val="Heading4"/>
        <w:bidi w:val="0"/>
      </w:pPr>
      <w:bookmarkStart w:id="39" w:name="_Toc206913421"/>
      <w:bookmarkStart w:id="40" w:name="_Toc206915159"/>
      <w:r>
        <w:t>Implement your own controller</w:t>
      </w:r>
    </w:p>
    <w:p w14:paraId="33176FEA" w14:textId="32B9BD70" w:rsidR="004572A6" w:rsidRDefault="004572A6" w:rsidP="004572A6">
      <w:pPr>
        <w:bidi w:val="0"/>
      </w:pPr>
      <w:r>
        <w:t xml:space="preserve">For this case the SEAL collects feedback from </w:t>
      </w:r>
      <w:proofErr w:type="gramStart"/>
      <w:r>
        <w:t>the  servo</w:t>
      </w:r>
      <w:proofErr w:type="gramEnd"/>
      <w:r>
        <w:t xml:space="preserve"> drive and implements its own algorithms to refer </w:t>
      </w:r>
      <w:proofErr w:type="spellStart"/>
      <w:r>
        <w:t>GFTServo</w:t>
      </w:r>
      <w:proofErr w:type="spellEnd"/>
      <w:r>
        <w:t xml:space="preserve"> lower-level controls.</w:t>
      </w:r>
    </w:p>
    <w:p w14:paraId="64E08765" w14:textId="4E0A0E44" w:rsidR="004572A6" w:rsidRDefault="004572A6" w:rsidP="004572A6">
      <w:pPr>
        <w:bidi w:val="0"/>
      </w:pPr>
      <w:r>
        <w:t xml:space="preserve">In this </w:t>
      </w:r>
      <w:r w:rsidR="00F71A86">
        <w:t>example</w:t>
      </w:r>
      <w:r>
        <w:t xml:space="preserve"> the SEAL does no motion commanding or profiling: it relies on </w:t>
      </w:r>
      <w:proofErr w:type="spellStart"/>
      <w:r>
        <w:t>GFTServo</w:t>
      </w:r>
      <w:proofErr w:type="spellEnd"/>
      <w:r>
        <w:t xml:space="preserve"> to process motion commands by its native interfaces.</w:t>
      </w:r>
    </w:p>
    <w:p w14:paraId="525D0E81" w14:textId="3B3D9C83" w:rsidR="004572A6" w:rsidRDefault="00535A68" w:rsidP="004572A6">
      <w:pPr>
        <w:bidi w:val="0"/>
      </w:pPr>
      <w:r>
        <w:object w:dxaOrig="8281" w:dyaOrig="2436" w14:anchorId="34299B75">
          <v:shape id="_x0000_i1027" type="#_x0000_t75" style="width:414pt;height:121.75pt" o:ole="">
            <v:imagedata r:id="rId8" o:title=""/>
          </v:shape>
          <o:OLEObject Type="Embed" ProgID="Visio.Drawing.15" ShapeID="_x0000_i1027" DrawAspect="Content" ObjectID="_1822104043" r:id="rId9"/>
        </w:object>
      </w:r>
    </w:p>
    <w:p w14:paraId="3B5C72E2" w14:textId="637B4737" w:rsidR="00F71A86" w:rsidRDefault="00F71A86" w:rsidP="00F71A86">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rPr>
          <w:noProof/>
        </w:rPr>
        <w:t>: Feedback control use case</w:t>
      </w:r>
    </w:p>
    <w:p w14:paraId="1C6BB521" w14:textId="482B6137" w:rsidR="004572A6" w:rsidRDefault="00F71A86" w:rsidP="004572A6">
      <w:pPr>
        <w:bidi w:val="0"/>
      </w:pPr>
      <w:r>
        <w:t xml:space="preserve">In the above example, the user implements own position control over the native speed controls of </w:t>
      </w:r>
      <w:proofErr w:type="spellStart"/>
      <w:r>
        <w:t>DFTServo</w:t>
      </w:r>
      <w:proofErr w:type="spellEnd"/>
      <w:r>
        <w:t xml:space="preserve">. </w:t>
      </w:r>
    </w:p>
    <w:p w14:paraId="29C4989C" w14:textId="2B2159A4" w:rsidR="00F71A86" w:rsidRDefault="00F71A86" w:rsidP="00F71A86">
      <w:pPr>
        <w:pStyle w:val="Heading4"/>
        <w:bidi w:val="0"/>
      </w:pPr>
      <w:r>
        <w:t>Implement your own controller using external sensors by communication</w:t>
      </w:r>
    </w:p>
    <w:p w14:paraId="761F6EE9" w14:textId="56C7F158" w:rsidR="00F71A86" w:rsidRDefault="00F71A86" w:rsidP="00F71A86">
      <w:pPr>
        <w:bidi w:val="0"/>
      </w:pPr>
      <w:r>
        <w:t xml:space="preserve">For this case the SEAL collects inertial feedback from an external IMU, and relative feedback from the servo drive and implements its own algorithms to refer </w:t>
      </w:r>
      <w:proofErr w:type="spellStart"/>
      <w:r>
        <w:t>GFTServo</w:t>
      </w:r>
      <w:proofErr w:type="spellEnd"/>
      <w:r>
        <w:t xml:space="preserve"> lower-level controls.</w:t>
      </w:r>
    </w:p>
    <w:p w14:paraId="2EEEE379" w14:textId="3298202D" w:rsidR="00F71A86" w:rsidRDefault="00F71A86" w:rsidP="00F71A86">
      <w:pPr>
        <w:bidi w:val="0"/>
      </w:pPr>
      <w:r>
        <w:t xml:space="preserve">In this example the SEAL does no motion commanding or profiling: it relies on </w:t>
      </w:r>
      <w:proofErr w:type="spellStart"/>
      <w:r>
        <w:t>GFTServo</w:t>
      </w:r>
      <w:proofErr w:type="spellEnd"/>
      <w:r>
        <w:t xml:space="preserve"> to process motion commands by its native interfaces.</w:t>
      </w:r>
    </w:p>
    <w:p w14:paraId="1D995221" w14:textId="4D1C6826" w:rsidR="00F71A86" w:rsidRDefault="000D4639" w:rsidP="00F71A86">
      <w:pPr>
        <w:bidi w:val="0"/>
      </w:pPr>
      <w:r>
        <w:object w:dxaOrig="8256" w:dyaOrig="3396" w14:anchorId="099C52AD">
          <v:shape id="_x0000_i1028" type="#_x0000_t75" style="width:412.25pt;height:170.45pt" o:ole="">
            <v:imagedata r:id="rId10" o:title=""/>
          </v:shape>
          <o:OLEObject Type="Embed" ProgID="Visio.Drawing.15" ShapeID="_x0000_i1028" DrawAspect="Content" ObjectID="_1822104044" r:id="rId11"/>
        </w:object>
      </w:r>
    </w:p>
    <w:p w14:paraId="1DF0862B" w14:textId="48EB2EF4" w:rsidR="00F71A86" w:rsidRDefault="00F71A86" w:rsidP="00F71A86">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 xml:space="preserve">: Feedback control </w:t>
      </w:r>
      <w:r w:rsidR="0088782E">
        <w:rPr>
          <w:noProof/>
        </w:rPr>
        <w:t xml:space="preserve">with external sensor </w:t>
      </w:r>
      <w:r>
        <w:rPr>
          <w:noProof/>
        </w:rPr>
        <w:t>use case</w:t>
      </w:r>
    </w:p>
    <w:p w14:paraId="5EB3D0AD" w14:textId="3D56F73E" w:rsidR="00F71A86" w:rsidRDefault="00F71A86" w:rsidP="00F71A86">
      <w:pPr>
        <w:pStyle w:val="Heading4"/>
        <w:bidi w:val="0"/>
      </w:pPr>
      <w:r>
        <w:t>Implement your own controller using external sensors by extension board</w:t>
      </w:r>
    </w:p>
    <w:p w14:paraId="684373E4" w14:textId="3393CF43" w:rsidR="0088782E" w:rsidRDefault="00F71A86" w:rsidP="00F71A86">
      <w:pPr>
        <w:bidi w:val="0"/>
      </w:pPr>
      <w:r>
        <w:t xml:space="preserve">For this case the SEAL collects feedback from an extension board, and optionally relative feedback from the servo drive. </w:t>
      </w:r>
      <w:r w:rsidR="0088782E">
        <w:t xml:space="preserve"> The information from the extension board comes over the FSI (Fast Serial Interface, down to 50usec period), making it hard real time.</w:t>
      </w:r>
    </w:p>
    <w:p w14:paraId="335976FB" w14:textId="4B892B00" w:rsidR="00F71A86" w:rsidRDefault="00F71A86" w:rsidP="0088782E">
      <w:pPr>
        <w:bidi w:val="0"/>
      </w:pPr>
      <w:r>
        <w:t xml:space="preserve">The SEAL implements its own algorithms to refer </w:t>
      </w:r>
      <w:proofErr w:type="spellStart"/>
      <w:r>
        <w:t>GFTServo</w:t>
      </w:r>
      <w:proofErr w:type="spellEnd"/>
      <w:r>
        <w:t xml:space="preserve"> lower-level controls.</w:t>
      </w:r>
    </w:p>
    <w:p w14:paraId="0A3657E0" w14:textId="77777777" w:rsidR="00F71A86" w:rsidRDefault="00F71A86" w:rsidP="00F71A86">
      <w:pPr>
        <w:bidi w:val="0"/>
      </w:pPr>
      <w:r>
        <w:t xml:space="preserve">In this example the SEAL does no motion commanding or profiling: it relies on </w:t>
      </w:r>
      <w:proofErr w:type="spellStart"/>
      <w:r>
        <w:t>GFTServo</w:t>
      </w:r>
      <w:proofErr w:type="spellEnd"/>
      <w:r>
        <w:t xml:space="preserve"> to process motion commands by its native interfaces.</w:t>
      </w:r>
    </w:p>
    <w:p w14:paraId="61D5D3EF" w14:textId="03EA8D40" w:rsidR="00F71A86" w:rsidRDefault="000D4639" w:rsidP="00F71A86">
      <w:pPr>
        <w:bidi w:val="0"/>
      </w:pPr>
      <w:r>
        <w:object w:dxaOrig="8244" w:dyaOrig="3636" w14:anchorId="0A29E2B2">
          <v:shape id="_x0000_i1029" type="#_x0000_t75" style="width:412.6pt;height:181.4pt" o:ole="">
            <v:imagedata r:id="rId12" o:title=""/>
          </v:shape>
          <o:OLEObject Type="Embed" ProgID="Visio.Drawing.15" ShapeID="_x0000_i1029" DrawAspect="Content" ObjectID="_1822104045" r:id="rId13"/>
        </w:object>
      </w:r>
    </w:p>
    <w:p w14:paraId="6330746E" w14:textId="731AD016" w:rsidR="00F71A86" w:rsidRDefault="00F71A86" w:rsidP="00F71A86">
      <w:pPr>
        <w:pStyle w:val="Caption"/>
        <w:jc w:val="center"/>
      </w:pPr>
      <w:r>
        <w:t xml:space="preserve">Figure </w:t>
      </w:r>
      <w:r w:rsidR="0088782E">
        <w:fldChar w:fldCharType="begin"/>
      </w:r>
      <w:r w:rsidR="0088782E">
        <w:instrText xml:space="preserve"> SEQ Figure \* ARABIC </w:instrText>
      </w:r>
      <w:r w:rsidR="0088782E">
        <w:fldChar w:fldCharType="separate"/>
      </w:r>
      <w:r w:rsidR="0088782E">
        <w:rPr>
          <w:noProof/>
        </w:rPr>
        <w:t>4</w:t>
      </w:r>
      <w:r w:rsidR="0088782E">
        <w:rPr>
          <w:noProof/>
        </w:rPr>
        <w:fldChar w:fldCharType="end"/>
      </w:r>
      <w:r>
        <w:rPr>
          <w:noProof/>
        </w:rPr>
        <w:t xml:space="preserve">: Feedback control </w:t>
      </w:r>
      <w:r w:rsidR="0088782E">
        <w:rPr>
          <w:noProof/>
        </w:rPr>
        <w:t xml:space="preserve">with extension board </w:t>
      </w:r>
      <w:r>
        <w:rPr>
          <w:noProof/>
        </w:rPr>
        <w:t>use case</w:t>
      </w:r>
    </w:p>
    <w:p w14:paraId="4E542FA7" w14:textId="200A936F" w:rsidR="0088782E" w:rsidRDefault="0088782E" w:rsidP="0088782E">
      <w:pPr>
        <w:pStyle w:val="Heading4"/>
        <w:bidi w:val="0"/>
      </w:pPr>
      <w:r>
        <w:t>The fullest use: DIU (Do It Yourself) up to current control</w:t>
      </w:r>
    </w:p>
    <w:p w14:paraId="0EB4F5D5" w14:textId="3C4D6B1F" w:rsidR="0088782E" w:rsidRDefault="0088782E" w:rsidP="0088782E">
      <w:pPr>
        <w:bidi w:val="0"/>
      </w:pPr>
      <w:r>
        <w:t>For this case the SEAL collects feedback from an optional extension board, and optional over-the-communication IMU, and optionally relative feedback from the servo drive.  The information from the extension board comes over the FSI (Fast Serial Interface, down to 50usec period), making it hard real time.</w:t>
      </w:r>
    </w:p>
    <w:p w14:paraId="604E97AC" w14:textId="0E7BC1CE" w:rsidR="0088782E" w:rsidRDefault="0088782E" w:rsidP="0088782E">
      <w:pPr>
        <w:bidi w:val="0"/>
      </w:pPr>
      <w:r>
        <w:t xml:space="preserve">The SEAL takes over communication lines </w:t>
      </w:r>
      <w:r w:rsidR="001018A5">
        <w:t>and interprets the protocol, and issues corresponding reference and profiling commands to the local control algorithms.</w:t>
      </w:r>
    </w:p>
    <w:p w14:paraId="0C338A8F" w14:textId="6A37AC02" w:rsidR="0088782E" w:rsidRDefault="001018A5" w:rsidP="0088782E">
      <w:pPr>
        <w:bidi w:val="0"/>
      </w:pPr>
      <w:r>
        <w:t xml:space="preserve">The result is a motor current reference to the </w:t>
      </w:r>
      <w:proofErr w:type="spellStart"/>
      <w:r>
        <w:t>GFTServo</w:t>
      </w:r>
      <w:proofErr w:type="spellEnd"/>
      <w:r>
        <w:t xml:space="preserve"> drive</w:t>
      </w:r>
      <w:r w:rsidR="0088782E">
        <w:t>.</w:t>
      </w:r>
    </w:p>
    <w:p w14:paraId="1EC27E46" w14:textId="340804F1" w:rsidR="0088782E" w:rsidRDefault="000D4639" w:rsidP="0088782E">
      <w:pPr>
        <w:pStyle w:val="Caption"/>
        <w:jc w:val="center"/>
      </w:pPr>
      <w:r>
        <w:object w:dxaOrig="8905" w:dyaOrig="3709" w14:anchorId="39FA2F9D">
          <v:shape id="_x0000_i1030" type="#_x0000_t75" style="width:414.35pt;height:173.3pt" o:ole="">
            <v:imagedata r:id="rId14" o:title=""/>
          </v:shape>
          <o:OLEObject Type="Embed" ProgID="Visio.Drawing.15" ShapeID="_x0000_i1030" DrawAspect="Content" ObjectID="_1822104046" r:id="rId15"/>
        </w:object>
      </w:r>
      <w:r w:rsidR="0088782E">
        <w:t xml:space="preserve">Figure </w:t>
      </w:r>
      <w:r w:rsidR="001018A5">
        <w:fldChar w:fldCharType="begin"/>
      </w:r>
      <w:r w:rsidR="001018A5">
        <w:instrText xml:space="preserve"> SEQ Figure \* ARABIC </w:instrText>
      </w:r>
      <w:r w:rsidR="001018A5">
        <w:fldChar w:fldCharType="separate"/>
      </w:r>
      <w:r w:rsidR="001018A5">
        <w:rPr>
          <w:noProof/>
        </w:rPr>
        <w:t>5</w:t>
      </w:r>
      <w:r w:rsidR="001018A5">
        <w:rPr>
          <w:noProof/>
        </w:rPr>
        <w:fldChar w:fldCharType="end"/>
      </w:r>
      <w:r w:rsidR="0088782E">
        <w:rPr>
          <w:noProof/>
        </w:rPr>
        <w:t xml:space="preserve">: </w:t>
      </w:r>
      <w:r w:rsidR="001018A5">
        <w:rPr>
          <w:noProof/>
        </w:rPr>
        <w:t xml:space="preserve">The full DIY (Do It Yourself) </w:t>
      </w:r>
      <w:r w:rsidR="0088782E">
        <w:rPr>
          <w:noProof/>
        </w:rPr>
        <w:t xml:space="preserve"> use case</w:t>
      </w:r>
    </w:p>
    <w:p w14:paraId="2167BF6C" w14:textId="77777777" w:rsidR="00F71A86" w:rsidRPr="004572A6" w:rsidRDefault="00F71A86" w:rsidP="00F71A86">
      <w:pPr>
        <w:bidi w:val="0"/>
      </w:pPr>
    </w:p>
    <w:p w14:paraId="56A5573A" w14:textId="77777777" w:rsidR="00762B4E" w:rsidRPr="00EA6F69" w:rsidRDefault="00762B4E" w:rsidP="00216E0A">
      <w:pPr>
        <w:pStyle w:val="Heading2"/>
        <w:bidi w:val="0"/>
      </w:pPr>
      <w:bookmarkStart w:id="41" w:name="_Toc208134044"/>
      <w:r w:rsidRPr="00EA6F69">
        <w:t>Drive Model</w:t>
      </w:r>
      <w:bookmarkEnd w:id="39"/>
      <w:bookmarkEnd w:id="40"/>
      <w:bookmarkEnd w:id="41"/>
    </w:p>
    <w:p w14:paraId="20101EF1" w14:textId="77777777" w:rsidR="00762B4E" w:rsidRPr="00EA6F69" w:rsidRDefault="00762B4E" w:rsidP="00216E0A">
      <w:pPr>
        <w:pStyle w:val="Heading3"/>
        <w:bidi w:val="0"/>
      </w:pPr>
      <w:bookmarkStart w:id="42" w:name="_Toc206913422"/>
      <w:bookmarkStart w:id="43" w:name="_Toc206915160"/>
      <w:bookmarkStart w:id="44" w:name="_Toc208134045"/>
      <w:r w:rsidRPr="00EA6F69">
        <w:t>Overview</w:t>
      </w:r>
      <w:bookmarkEnd w:id="42"/>
      <w:bookmarkEnd w:id="43"/>
      <w:bookmarkEnd w:id="44"/>
    </w:p>
    <w:p w14:paraId="257FD958" w14:textId="77777777" w:rsidR="00762B4E" w:rsidRPr="00EA6F69" w:rsidRDefault="00762B4E" w:rsidP="00216E0A">
      <w:pPr>
        <w:pStyle w:val="NormalWeb"/>
      </w:pPr>
      <w:r w:rsidRPr="00EA6F69">
        <w:t xml:space="preserve">The drive model is a </w:t>
      </w:r>
      <w:r w:rsidRPr="00EA6F69">
        <w:rPr>
          <w:rStyle w:val="Strong"/>
          <w:rFonts w:eastAsiaTheme="majorEastAsia"/>
        </w:rPr>
        <w:t>fixed-step Simulink model</w:t>
      </w:r>
      <w:r w:rsidRPr="00EA6F69">
        <w:t xml:space="preserve"> that represents the operational core of the drive controller. Unlike SEAL, it does not generate deployable code. Instead, it provides the simulated counterpart of the hardware drive, enabling the SEAL module to be exercised and validated in a purely Simulink environment.</w:t>
      </w:r>
    </w:p>
    <w:p w14:paraId="34C1DDFC" w14:textId="027BE832" w:rsidR="00762B4E" w:rsidRPr="00EA6F69" w:rsidRDefault="00762B4E" w:rsidP="00216E0A">
      <w:pPr>
        <w:pStyle w:val="NormalWeb"/>
      </w:pPr>
      <w:r w:rsidRPr="00EA6F69">
        <w:t xml:space="preserve">The drive model connects to SEAL through the </w:t>
      </w:r>
      <w:r w:rsidRPr="00EA6F69">
        <w:rPr>
          <w:rStyle w:val="Strong"/>
          <w:rFonts w:eastAsiaTheme="majorEastAsia"/>
        </w:rPr>
        <w:t>command and status buses</w:t>
      </w:r>
      <w:r w:rsidRPr="00EA6F69">
        <w:t xml:space="preserve"> defined by the system interface. In simulation, it accepts drive commands synthesized by SEAL, applies the modeled drive dynamics, and produces feedback signals. These feedback</w:t>
      </w:r>
      <w:r w:rsidR="00F41291" w:rsidRPr="00EA6F69">
        <w:t xml:space="preserve"> </w:t>
      </w:r>
      <w:r w:rsidRPr="00EA6F69">
        <w:t>s</w:t>
      </w:r>
      <w:r w:rsidR="00F41291" w:rsidRPr="00EA6F69">
        <w:t>ignals</w:t>
      </w:r>
      <w:r w:rsidRPr="00EA6F69">
        <w:t xml:space="preserve"> are then routed back to SEAL via the bus interfaces, closing the control loop.</w:t>
      </w:r>
    </w:p>
    <w:p w14:paraId="0C6DDE4C" w14:textId="77777777" w:rsidR="00762B4E" w:rsidRPr="00EA6F69" w:rsidRDefault="00762B4E" w:rsidP="00216E0A">
      <w:pPr>
        <w:pStyle w:val="NormalWeb"/>
      </w:pPr>
      <w:r w:rsidRPr="00EA6F69">
        <w:t xml:space="preserve">This setup allows the user to simulate realistic drive behavior, including interactions with a motor model, and to validate SEAL algorithms under conditions close to those encountered in deployment. In combination with the </w:t>
      </w:r>
      <w:r w:rsidRPr="00EA6F69">
        <w:rPr>
          <w:rStyle w:val="Strong"/>
          <w:rFonts w:eastAsiaTheme="majorEastAsia"/>
        </w:rPr>
        <w:t>Harness model</w:t>
      </w:r>
      <w:r w:rsidRPr="00EA6F69">
        <w:t>—which schedules the callable subsystems of SEAL—the drive model ensures that the entire system can be tested and refined within Simulink prior to hardware integration.</w:t>
      </w:r>
    </w:p>
    <w:p w14:paraId="14754058" w14:textId="77777777" w:rsidR="00762B4E" w:rsidRPr="00EA6F69" w:rsidRDefault="00762B4E" w:rsidP="00216E0A">
      <w:pPr>
        <w:pStyle w:val="Heading2"/>
        <w:bidi w:val="0"/>
      </w:pPr>
      <w:bookmarkStart w:id="45" w:name="_Toc206913423"/>
      <w:bookmarkStart w:id="46" w:name="_Toc206915161"/>
      <w:bookmarkStart w:id="47" w:name="_Toc208134046"/>
      <w:r w:rsidRPr="00EA6F69">
        <w:t>Scheduler (Harness) Model</w:t>
      </w:r>
      <w:bookmarkEnd w:id="45"/>
      <w:bookmarkEnd w:id="46"/>
      <w:bookmarkEnd w:id="47"/>
    </w:p>
    <w:p w14:paraId="71323DD1" w14:textId="77777777" w:rsidR="00762B4E" w:rsidRPr="00EA6F69" w:rsidRDefault="00762B4E" w:rsidP="00216E0A">
      <w:pPr>
        <w:pStyle w:val="Heading3"/>
        <w:bidi w:val="0"/>
      </w:pPr>
      <w:bookmarkStart w:id="48" w:name="_Toc206913424"/>
      <w:bookmarkStart w:id="49" w:name="_Toc206915162"/>
      <w:bookmarkStart w:id="50" w:name="_Toc208134047"/>
      <w:r w:rsidRPr="00EA6F69">
        <w:t>Overview</w:t>
      </w:r>
      <w:bookmarkEnd w:id="48"/>
      <w:bookmarkEnd w:id="49"/>
      <w:bookmarkEnd w:id="50"/>
    </w:p>
    <w:p w14:paraId="2F7A7091" w14:textId="77777777" w:rsidR="00762B4E" w:rsidRPr="00EA6F69" w:rsidRDefault="00762B4E" w:rsidP="00216E0A">
      <w:pPr>
        <w:bidi w:val="0"/>
      </w:pPr>
      <w:r w:rsidRPr="00EA6F69">
        <w:t xml:space="preserve">The </w:t>
      </w:r>
      <w:r w:rsidRPr="00EA6F69">
        <w:rPr>
          <w:b/>
          <w:bCs/>
        </w:rPr>
        <w:t>Harness model</w:t>
      </w:r>
      <w:r w:rsidRPr="00EA6F69">
        <w:t xml:space="preserve"> is the Simulink embodiment of the </w:t>
      </w:r>
      <w:r w:rsidRPr="00EA6F69">
        <w:rPr>
          <w:b/>
          <w:bCs/>
        </w:rPr>
        <w:t>“core-2” host scheduler</w:t>
      </w:r>
      <w:r w:rsidRPr="00EA6F69">
        <w:t xml:space="preserve">. Its purpose is to </w:t>
      </w:r>
      <w:r w:rsidRPr="00EA6F69">
        <w:rPr>
          <w:b/>
          <w:bCs/>
        </w:rPr>
        <w:t>emit the function calls</w:t>
      </w:r>
      <w:r w:rsidRPr="00EA6F69">
        <w:t xml:space="preserve"> that operate the SEAL </w:t>
      </w:r>
      <w:r w:rsidRPr="00EA6F69">
        <w:rPr>
          <w:b/>
          <w:bCs/>
        </w:rPr>
        <w:t>function-export model</w:t>
      </w:r>
      <w:r w:rsidRPr="00EA6F69">
        <w:t xml:space="preserve"> and to reproduce—in simulation—the timing, ordering, and event semantics that the controller firmware will enforce on hardware.</w:t>
      </w:r>
    </w:p>
    <w:p w14:paraId="073D250C" w14:textId="77777777" w:rsidR="00762B4E" w:rsidRPr="00EA6F69" w:rsidRDefault="00762B4E" w:rsidP="00216E0A">
      <w:pPr>
        <w:numPr>
          <w:ilvl w:val="0"/>
          <w:numId w:val="11"/>
        </w:numPr>
        <w:bidi w:val="0"/>
        <w:rPr>
          <w:b/>
          <w:bCs/>
        </w:rPr>
      </w:pPr>
      <w:r w:rsidRPr="00EA6F69">
        <w:rPr>
          <w:b/>
          <w:bCs/>
        </w:rPr>
        <w:t>What it does</w:t>
      </w:r>
    </w:p>
    <w:p w14:paraId="4FC303F1" w14:textId="77777777" w:rsidR="00762B4E" w:rsidRPr="00EA6F69" w:rsidRDefault="00762B4E" w:rsidP="00216E0A">
      <w:pPr>
        <w:numPr>
          <w:ilvl w:val="0"/>
          <w:numId w:val="11"/>
        </w:numPr>
        <w:bidi w:val="0"/>
      </w:pPr>
      <w:r w:rsidRPr="00EA6F69">
        <w:rPr>
          <w:b/>
          <w:bCs/>
        </w:rPr>
        <w:t>Drives callable entry points.</w:t>
      </w:r>
      <w:r w:rsidRPr="00EA6F69">
        <w:t xml:space="preserve"> Produces the function-call signals that invoke SEAL’s callable subsystems (e.g., initialization, cyclic control loops, communications/housekeeping).</w:t>
      </w:r>
    </w:p>
    <w:p w14:paraId="077B1271" w14:textId="77777777" w:rsidR="00762B4E" w:rsidRPr="00EA6F69" w:rsidRDefault="00762B4E" w:rsidP="00216E0A">
      <w:pPr>
        <w:numPr>
          <w:ilvl w:val="0"/>
          <w:numId w:val="11"/>
        </w:numPr>
        <w:bidi w:val="0"/>
      </w:pPr>
      <w:r w:rsidRPr="00EA6F69">
        <w:rPr>
          <w:b/>
          <w:bCs/>
        </w:rPr>
        <w:lastRenderedPageBreak/>
        <w:t>Replicates timing &amp; priorities.</w:t>
      </w:r>
      <w:r w:rsidRPr="00EA6F69">
        <w:t xml:space="preserve"> Implements fixed-step scheduling with defined rates, priorities, and deterministic execution order; supports multi-rate operation and interrupt-like (asynchronous) events.</w:t>
      </w:r>
    </w:p>
    <w:p w14:paraId="177F1D05" w14:textId="77777777" w:rsidR="00762B4E" w:rsidRPr="00EA6F69" w:rsidRDefault="00762B4E" w:rsidP="00216E0A">
      <w:pPr>
        <w:numPr>
          <w:ilvl w:val="0"/>
          <w:numId w:val="11"/>
        </w:numPr>
        <w:bidi w:val="0"/>
      </w:pPr>
      <w:r w:rsidRPr="00EA6F69">
        <w:rPr>
          <w:b/>
          <w:bCs/>
        </w:rPr>
        <w:t xml:space="preserve">Coordinates </w:t>
      </w:r>
      <w:proofErr w:type="gramStart"/>
      <w:r w:rsidRPr="00EA6F69">
        <w:rPr>
          <w:b/>
          <w:bCs/>
        </w:rPr>
        <w:t>interfaces</w:t>
      </w:r>
      <w:proofErr w:type="gramEnd"/>
      <w:r w:rsidRPr="00EA6F69">
        <w:rPr>
          <w:b/>
          <w:bCs/>
        </w:rPr>
        <w:t>.</w:t>
      </w:r>
      <w:r w:rsidRPr="00EA6F69">
        <w:t xml:space="preserve"> Connects SEAL’s </w:t>
      </w:r>
      <w:r w:rsidRPr="00EA6F69">
        <w:rPr>
          <w:b/>
          <w:bCs/>
        </w:rPr>
        <w:t>command/status buses</w:t>
      </w:r>
      <w:r w:rsidRPr="00EA6F69">
        <w:t xml:space="preserve"> to the </w:t>
      </w:r>
      <w:r w:rsidRPr="00EA6F69">
        <w:rPr>
          <w:b/>
          <w:bCs/>
        </w:rPr>
        <w:t>Drive model</w:t>
      </w:r>
      <w:r w:rsidRPr="00EA6F69">
        <w:t>, ensuring closed-loop exchange of commands and feedback during simulation/validation.</w:t>
      </w:r>
    </w:p>
    <w:p w14:paraId="0289037D" w14:textId="77777777" w:rsidR="00762B4E" w:rsidRPr="00EA6F69" w:rsidRDefault="00762B4E" w:rsidP="00216E0A">
      <w:pPr>
        <w:numPr>
          <w:ilvl w:val="0"/>
          <w:numId w:val="11"/>
        </w:numPr>
        <w:bidi w:val="0"/>
      </w:pPr>
      <w:r w:rsidRPr="00EA6F69">
        <w:rPr>
          <w:b/>
          <w:bCs/>
        </w:rPr>
        <w:t xml:space="preserve">Models </w:t>
      </w:r>
      <w:proofErr w:type="gramStart"/>
      <w:r w:rsidRPr="00EA6F69">
        <w:rPr>
          <w:b/>
          <w:bCs/>
        </w:rPr>
        <w:t>services</w:t>
      </w:r>
      <w:proofErr w:type="gramEnd"/>
      <w:r w:rsidRPr="00EA6F69">
        <w:rPr>
          <w:b/>
          <w:bCs/>
        </w:rPr>
        <w:t xml:space="preserve"> the firmware provides.</w:t>
      </w:r>
      <w:r w:rsidRPr="00EA6F69">
        <w:t xml:space="preserve"> Stubs or </w:t>
      </w:r>
      <w:proofErr w:type="gramStart"/>
      <w:r w:rsidRPr="00EA6F69">
        <w:t>proxies</w:t>
      </w:r>
      <w:proofErr w:type="gramEnd"/>
      <w:r w:rsidRPr="00EA6F69">
        <w:t xml:space="preserve"> scheduler services that SEAL may call (e.g., timers, timestamping, </w:t>
      </w:r>
      <w:proofErr w:type="gramStart"/>
      <w:r w:rsidRPr="00EA6F69">
        <w:t>comms</w:t>
      </w:r>
      <w:proofErr w:type="gramEnd"/>
      <w:r w:rsidRPr="00EA6F69">
        <w:t xml:space="preserve"> hooks, diagnostics), enabling realistic behavior in Simulink.</w:t>
      </w:r>
    </w:p>
    <w:p w14:paraId="5D578E80" w14:textId="77777777" w:rsidR="00762B4E" w:rsidRPr="00EA6F69" w:rsidRDefault="00762B4E" w:rsidP="00216E0A">
      <w:pPr>
        <w:numPr>
          <w:ilvl w:val="0"/>
          <w:numId w:val="11"/>
        </w:numPr>
        <w:bidi w:val="0"/>
      </w:pPr>
      <w:r w:rsidRPr="00EA6F69">
        <w:rPr>
          <w:b/>
          <w:bCs/>
        </w:rPr>
        <w:t>Handles lifecycle.</w:t>
      </w:r>
      <w:r w:rsidRPr="00EA6F69">
        <w:t xml:space="preserve"> Orchestrates startup/shutdown: reset, configuration push, Init call(s), then steady-state cyclic calls at their specified rates.</w:t>
      </w:r>
    </w:p>
    <w:p w14:paraId="0302B845" w14:textId="77777777" w:rsidR="00762B4E" w:rsidRPr="00EA6F69" w:rsidRDefault="00762B4E" w:rsidP="00216E0A">
      <w:pPr>
        <w:numPr>
          <w:ilvl w:val="0"/>
          <w:numId w:val="11"/>
        </w:numPr>
        <w:bidi w:val="0"/>
      </w:pPr>
      <w:r w:rsidRPr="00EA6F69">
        <w:rPr>
          <w:b/>
          <w:bCs/>
        </w:rPr>
        <w:t>Supports Simulink External mode.</w:t>
      </w:r>
      <w:r w:rsidRPr="00EA6F69">
        <w:t xml:space="preserve"> When used with External mode, </w:t>
      </w:r>
      <w:proofErr w:type="gramStart"/>
      <w:r w:rsidRPr="00EA6F69">
        <w:t>facilitates</w:t>
      </w:r>
      <w:proofErr w:type="gramEnd"/>
      <w:r w:rsidRPr="00EA6F69">
        <w:t xml:space="preserve"> </w:t>
      </w:r>
      <w:r w:rsidRPr="00EA6F69">
        <w:rPr>
          <w:b/>
          <w:bCs/>
        </w:rPr>
        <w:t>parameter pushes</w:t>
      </w:r>
      <w:r w:rsidRPr="00EA6F69">
        <w:t xml:space="preserve"> and </w:t>
      </w:r>
      <w:r w:rsidRPr="00EA6F69">
        <w:rPr>
          <w:b/>
          <w:bCs/>
        </w:rPr>
        <w:t>data logging</w:t>
      </w:r>
      <w:r w:rsidRPr="00EA6F69">
        <w:t xml:space="preserve"> while SEAL runs in the loop.</w:t>
      </w:r>
    </w:p>
    <w:p w14:paraId="1A63EB89" w14:textId="77777777" w:rsidR="00762B4E" w:rsidRPr="00EA6F69" w:rsidRDefault="00762B4E" w:rsidP="00216E0A">
      <w:pPr>
        <w:numPr>
          <w:ilvl w:val="0"/>
          <w:numId w:val="11"/>
        </w:numPr>
        <w:bidi w:val="0"/>
        <w:rPr>
          <w:b/>
          <w:bCs/>
        </w:rPr>
      </w:pPr>
      <w:r w:rsidRPr="00EA6F69">
        <w:rPr>
          <w:b/>
          <w:bCs/>
        </w:rPr>
        <w:t>What it is not</w:t>
      </w:r>
    </w:p>
    <w:p w14:paraId="064FB0A8" w14:textId="77777777" w:rsidR="00762B4E" w:rsidRPr="00EA6F69" w:rsidRDefault="00762B4E" w:rsidP="00216E0A">
      <w:pPr>
        <w:numPr>
          <w:ilvl w:val="0"/>
          <w:numId w:val="12"/>
        </w:numPr>
        <w:bidi w:val="0"/>
      </w:pPr>
      <w:r w:rsidRPr="00EA6F69">
        <w:rPr>
          <w:b/>
          <w:bCs/>
        </w:rPr>
        <w:t>No deployable code.</w:t>
      </w:r>
      <w:r w:rsidRPr="00EA6F69">
        <w:t xml:space="preserve"> The Harness is a </w:t>
      </w:r>
      <w:r w:rsidRPr="00EA6F69">
        <w:rPr>
          <w:b/>
          <w:bCs/>
        </w:rPr>
        <w:t>simulation/validation artifact</w:t>
      </w:r>
      <w:r w:rsidRPr="00EA6F69">
        <w:t>; on target, its role is taken by the controller’s runtime scheduler.</w:t>
      </w:r>
    </w:p>
    <w:p w14:paraId="3A38C4E5" w14:textId="77777777" w:rsidR="00762B4E" w:rsidRPr="00EA6F69" w:rsidRDefault="00762B4E" w:rsidP="00216E0A">
      <w:pPr>
        <w:numPr>
          <w:ilvl w:val="0"/>
          <w:numId w:val="12"/>
        </w:numPr>
        <w:bidi w:val="0"/>
      </w:pPr>
      <w:r w:rsidRPr="00EA6F69">
        <w:rPr>
          <w:b/>
          <w:bCs/>
        </w:rPr>
        <w:t>No plant substitution.</w:t>
      </w:r>
      <w:r w:rsidRPr="00EA6F69">
        <w:t xml:space="preserve"> It schedules SEAL and </w:t>
      </w:r>
      <w:r w:rsidRPr="00EA6F69">
        <w:rPr>
          <w:b/>
          <w:bCs/>
        </w:rPr>
        <w:t>coordinates</w:t>
      </w:r>
      <w:r w:rsidRPr="00EA6F69">
        <w:t xml:space="preserve"> with the Drive model; it does not implement the drive dynamics itself.</w:t>
      </w:r>
    </w:p>
    <w:p w14:paraId="2EE650F2" w14:textId="77777777" w:rsidR="00762B4E" w:rsidRPr="00EA6F69" w:rsidRDefault="00762B4E" w:rsidP="00216E0A">
      <w:pPr>
        <w:bidi w:val="0"/>
      </w:pPr>
      <w:r w:rsidRPr="00EA6F69">
        <w:t xml:space="preserve">This separation lets you validate algorithm behavior, timing assumptions, and interface correctness in Simulink—before (and in parallel with) generating the </w:t>
      </w:r>
      <w:r w:rsidRPr="00EA6F69">
        <w:rPr>
          <w:b/>
          <w:bCs/>
        </w:rPr>
        <w:t>C</w:t>
      </w:r>
      <w:r w:rsidRPr="00EA6F69">
        <w:t xml:space="preserve"> code for deployment.</w:t>
      </w:r>
    </w:p>
    <w:p w14:paraId="0E5D0B4E" w14:textId="77777777" w:rsidR="00F41291" w:rsidRPr="00EA6F69" w:rsidRDefault="00F41291" w:rsidP="00216E0A">
      <w:pPr>
        <w:pStyle w:val="Heading2"/>
        <w:bidi w:val="0"/>
      </w:pPr>
      <w:bookmarkStart w:id="51" w:name="_Toc206913425"/>
      <w:bookmarkStart w:id="52" w:name="_Toc206915163"/>
      <w:bookmarkStart w:id="53" w:name="_Toc208134048"/>
      <w:r w:rsidRPr="00EA6F69">
        <w:t>Block diagram</w:t>
      </w:r>
      <w:bookmarkEnd w:id="51"/>
      <w:bookmarkEnd w:id="52"/>
      <w:bookmarkEnd w:id="53"/>
    </w:p>
    <w:p w14:paraId="22876357" w14:textId="7609118B" w:rsidR="00F41291" w:rsidRPr="00EA6F69" w:rsidRDefault="00F41291" w:rsidP="00216E0A">
      <w:pPr>
        <w:bidi w:val="0"/>
      </w:pPr>
      <w:r w:rsidRPr="00EA6F69">
        <w:t xml:space="preserve">The following block diagram describes the SEAL </w:t>
      </w:r>
      <w:r w:rsidRPr="00EA6F69">
        <w:t>ecosystem</w:t>
      </w:r>
      <w:r w:rsidRPr="00EA6F69">
        <w:t xml:space="preserve">: </w:t>
      </w:r>
    </w:p>
    <w:p w14:paraId="3EFAB654" w14:textId="77777777" w:rsidR="00F41291" w:rsidRPr="00EA6F69" w:rsidRDefault="00F41291" w:rsidP="00216E0A">
      <w:pPr>
        <w:bidi w:val="0"/>
      </w:pPr>
      <w:r w:rsidRPr="00EA6F69">
        <w:rPr>
          <w:noProof/>
        </w:rPr>
        <w:lastRenderedPageBreak/>
        <mc:AlternateContent>
          <mc:Choice Requires="wpc">
            <w:drawing>
              <wp:inline distT="0" distB="0" distL="0" distR="0" wp14:anchorId="3331976C" wp14:editId="5A3B532D">
                <wp:extent cx="5274310" cy="4686300"/>
                <wp:effectExtent l="0" t="0" r="2540" b="0"/>
                <wp:docPr id="143473485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11708450" name="Picture 1011708450"/>
                          <pic:cNvPicPr>
                            <a:picLocks noChangeAspect="1"/>
                          </pic:cNvPicPr>
                        </pic:nvPicPr>
                        <pic:blipFill>
                          <a:blip r:embed="rId16"/>
                          <a:stretch>
                            <a:fillRect/>
                          </a:stretch>
                        </pic:blipFill>
                        <pic:spPr>
                          <a:xfrm>
                            <a:off x="0" y="0"/>
                            <a:ext cx="5274310" cy="4507695"/>
                          </a:xfrm>
                          <a:prstGeom prst="rect">
                            <a:avLst/>
                          </a:prstGeom>
                        </pic:spPr>
                      </pic:pic>
                    </wpc:wpc>
                  </a:graphicData>
                </a:graphic>
              </wp:inline>
            </w:drawing>
          </mc:Choice>
          <mc:Fallback>
            <w:pict>
              <v:group w14:anchorId="1D60E45A" id="Canvas 1" o:spid="_x0000_s1026" editas="canvas" style="width:415.3pt;height:369pt;mso-position-horizontal-relative:char;mso-position-vertical-relative:line" coordsize="52743,46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46863;visibility:visible;mso-wrap-style:square" filled="t">
                  <v:fill o:detectmouseclick="t"/>
                  <v:path o:connecttype="none"/>
                </v:shape>
                <v:shape id="Picture 1011708450" o:spid="_x0000_s1028" type="#_x0000_t75" style="position:absolute;width:52743;height:4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">
                  <v:imagedata r:id="rId17" o:title=""/>
                </v:shape>
                <w10:wrap anchorx="page"/>
                <w10:anchorlock/>
              </v:group>
            </w:pict>
          </mc:Fallback>
        </mc:AlternateContent>
      </w:r>
    </w:p>
    <w:p w14:paraId="6C30381B" w14:textId="0A4459D0" w:rsidR="00240FD3" w:rsidRPr="00EA6F69" w:rsidRDefault="00240FD3" w:rsidP="00A94371">
      <w:pPr>
        <w:pStyle w:val="Caption"/>
        <w:jc w:val="center"/>
      </w:pPr>
      <w:r w:rsidRPr="00EA6F69">
        <w:t xml:space="preserve">Figure </w:t>
      </w:r>
      <w:r w:rsidR="00F71A86">
        <w:fldChar w:fldCharType="begin"/>
      </w:r>
      <w:r w:rsidR="00F71A86">
        <w:instrText xml:space="preserve"> SEQ Figure \* ARABIC </w:instrText>
      </w:r>
      <w:r w:rsidR="00F71A86">
        <w:fldChar w:fldCharType="separate"/>
      </w:r>
      <w:r w:rsidR="00F71A86">
        <w:rPr>
          <w:noProof/>
        </w:rPr>
        <w:t>3</w:t>
      </w:r>
      <w:r w:rsidR="00F71A86">
        <w:rPr>
          <w:noProof/>
        </w:rPr>
        <w:fldChar w:fldCharType="end"/>
      </w:r>
      <w:r w:rsidRPr="00EA6F69">
        <w:rPr>
          <w:noProof/>
        </w:rPr>
        <w:t>: SEAL Ecosystem</w:t>
      </w:r>
    </w:p>
    <w:p w14:paraId="0FD0D88F" w14:textId="709FC238" w:rsidR="00890451" w:rsidRDefault="00A80AEF" w:rsidP="00216E0A">
      <w:pPr>
        <w:bidi w:val="0"/>
      </w:pPr>
      <w:r w:rsidRPr="00EA6F69">
        <w:t>The operational core the axes manager exposes its communication streams to the SEAL through the IPC, so that the SEAL can implement an operational command interpreter and respond communicated commands directly.</w:t>
      </w:r>
    </w:p>
    <w:p w14:paraId="31AECE61" w14:textId="6174C897" w:rsidR="00F26BFB" w:rsidRDefault="00F26BFB" w:rsidP="00F26BFB">
      <w:pPr>
        <w:bidi w:val="0"/>
      </w:pPr>
      <w:r>
        <w:t xml:space="preserve">The exceptions are: </w:t>
      </w:r>
    </w:p>
    <w:p w14:paraId="33512C5E" w14:textId="15F0D2BA" w:rsidR="00F26BFB" w:rsidRDefault="00F26BFB" w:rsidP="00F26BFB">
      <w:pPr>
        <w:bidi w:val="0"/>
      </w:pPr>
      <w:r>
        <w:t xml:space="preserve">The exceptions are: </w:t>
      </w:r>
    </w:p>
    <w:p w14:paraId="34A84568" w14:textId="0DEFF3A6" w:rsidR="00F26BFB" w:rsidRDefault="00F26BFB" w:rsidP="00F26BFB">
      <w:pPr>
        <w:pStyle w:val="ListParagraph"/>
        <w:numPr>
          <w:ilvl w:val="1"/>
          <w:numId w:val="12"/>
        </w:numPr>
        <w:bidi w:val="0"/>
      </w:pPr>
      <w:r>
        <w:t xml:space="preserve">If the SEAL manages the UART, then the UART goes into </w:t>
      </w:r>
      <w:proofErr w:type="gramStart"/>
      <w:r>
        <w:t>the possession</w:t>
      </w:r>
      <w:proofErr w:type="gramEnd"/>
      <w:r>
        <w:t xml:space="preserve"> of </w:t>
      </w:r>
      <w:proofErr w:type="gramStart"/>
      <w:r>
        <w:t>CPU2</w:t>
      </w:r>
      <w:proofErr w:type="gramEnd"/>
      <w:r>
        <w:t xml:space="preserve"> and the interface is not through the IPC</w:t>
      </w:r>
    </w:p>
    <w:p w14:paraId="68348D05" w14:textId="6811AB8B" w:rsidR="00F26BFB" w:rsidRDefault="00F26BFB" w:rsidP="00F26BFB">
      <w:pPr>
        <w:pStyle w:val="ListParagraph"/>
        <w:numPr>
          <w:ilvl w:val="1"/>
          <w:numId w:val="12"/>
        </w:numPr>
        <w:bidi w:val="0"/>
      </w:pPr>
      <w:r>
        <w:t xml:space="preserve">CPU2 has its own CAN controller, and SEAL accesses the CAN via the local controller. </w:t>
      </w:r>
    </w:p>
    <w:p w14:paraId="52022BF5" w14:textId="2AA2BA96" w:rsidR="00F26BFB" w:rsidRDefault="00F26BFB" w:rsidP="00F26BFB">
      <w:pPr>
        <w:pStyle w:val="ListParagraph"/>
        <w:numPr>
          <w:ilvl w:val="1"/>
          <w:numId w:val="12"/>
        </w:numPr>
        <w:bidi w:val="0"/>
      </w:pPr>
      <w:r>
        <w:t xml:space="preserve">The Ethernet of the external mode goes directly to Core2 </w:t>
      </w:r>
    </w:p>
    <w:p w14:paraId="15BCDC3D" w14:textId="3FAADBA3" w:rsidR="00F26BFB" w:rsidRPr="00EA6F69" w:rsidRDefault="00F26BFB" w:rsidP="00F26BFB">
      <w:pPr>
        <w:bidi w:val="0"/>
      </w:pPr>
      <w:r>
        <w:t>Seal FW downloading shall be in direct speak with CPU2, so that the software loading process of CPU1 shall remain un</w:t>
      </w:r>
      <w:r w:rsidR="008945BA">
        <w:t>c</w:t>
      </w:r>
      <w:r>
        <w:t>hanged.</w:t>
      </w:r>
    </w:p>
    <w:p w14:paraId="70B597B4" w14:textId="77777777" w:rsidR="00CA18B7" w:rsidRDefault="00CA18B7" w:rsidP="00CA18B7">
      <w:pPr>
        <w:pStyle w:val="Heading2"/>
        <w:bidi w:val="0"/>
      </w:pPr>
      <w:r>
        <w:t>SEAL Multiple-axis scenario</w:t>
      </w:r>
    </w:p>
    <w:p w14:paraId="0189CC35" w14:textId="77777777" w:rsidR="00CA18B7" w:rsidRDefault="00CA18B7" w:rsidP="00CA18B7">
      <w:pPr>
        <w:bidi w:val="0"/>
      </w:pPr>
      <w:r>
        <w:t xml:space="preserve">In this scenario the SEAL core is in a separate CPU that is communicating and coordinating servo axes via external communication lines – here FSI. </w:t>
      </w:r>
    </w:p>
    <w:p w14:paraId="1E6BAB74" w14:textId="77777777" w:rsidR="00CA18B7" w:rsidRDefault="00CA18B7" w:rsidP="00CA18B7">
      <w:pPr>
        <w:bidi w:val="0"/>
      </w:pPr>
      <w:r>
        <w:t xml:space="preserve">The SEAL core has very similar interfaces, only that instead of using the IPC the interface is via FSI lines. </w:t>
      </w:r>
    </w:p>
    <w:p w14:paraId="239D3C56" w14:textId="77777777" w:rsidR="00CA774D" w:rsidRDefault="00CA774D" w:rsidP="00CA774D">
      <w:pPr>
        <w:bidi w:val="0"/>
      </w:pPr>
      <w:r>
        <w:rPr>
          <w:noProof/>
        </w:rPr>
        <w:lastRenderedPageBreak/>
        <mc:AlternateContent>
          <mc:Choice Requires="wpc">
            <w:drawing>
              <wp:inline distT="0" distB="0" distL="0" distR="0" wp14:anchorId="140B59D1" wp14:editId="128175C1">
                <wp:extent cx="5274310" cy="3076575"/>
                <wp:effectExtent l="0" t="0" r="2540" b="9525"/>
                <wp:docPr id="6027690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26825932" name="Picture 1126825932"/>
                          <pic:cNvPicPr>
                            <a:picLocks noChangeAspect="1"/>
                          </pic:cNvPicPr>
                        </pic:nvPicPr>
                        <pic:blipFill>
                          <a:blip r:embed="rId18"/>
                          <a:stretch>
                            <a:fillRect/>
                          </a:stretch>
                        </pic:blipFill>
                        <pic:spPr>
                          <a:xfrm>
                            <a:off x="0" y="0"/>
                            <a:ext cx="5274310" cy="2309509"/>
                          </a:xfrm>
                          <a:prstGeom prst="rect">
                            <a:avLst/>
                          </a:prstGeom>
                        </pic:spPr>
                      </pic:pic>
                    </wpc:wpc>
                  </a:graphicData>
                </a:graphic>
              </wp:inline>
            </w:drawing>
          </mc:Choice>
          <mc:Fallback>
            <w:pict>
              <v:group w14:anchorId="2166DE74" id="Canvas 3"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">
                <v:shape id="_x0000_s1027" type="#_x0000_t75" style="position:absolute;width:52743;height:30765;visibility:visible;mso-wrap-style:square" filled="t">
                  <v:fill o:detectmouseclick="t"/>
                  <v:path o:connecttype="none"/>
                </v:shape>
                <v:shape id="Picture 1126825932" o:spid="_x0000_s1028" type="#_x0000_t75" style="position:absolute;width:52743;height:23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">
                  <v:imagedata r:id="rId19" o:title=""/>
                </v:shape>
                <w10:anchorlock/>
              </v:group>
            </w:pict>
          </mc:Fallback>
        </mc:AlternateContent>
      </w:r>
    </w:p>
    <w:p w14:paraId="62208140" w14:textId="77777777" w:rsidR="00CA18B7" w:rsidRPr="00EA6F69" w:rsidRDefault="00CA18B7" w:rsidP="00CA18B7">
      <w:pPr>
        <w:bidi w:val="0"/>
        <w:rPr>
          <w:del w:id="54" w:author="Yahali Theodor" w:date="2025-10-16T07:04:00Z" w16du:dateUtc="2025-10-16T04:04:00Z"/>
        </w:rPr>
      </w:pPr>
    </w:p>
    <w:p w14:paraId="64D74AAA" w14:textId="7512D76E" w:rsidR="003D189D" w:rsidRPr="00EA6F69" w:rsidRDefault="003D189D" w:rsidP="00216E0A">
      <w:pPr>
        <w:pStyle w:val="Heading2"/>
        <w:bidi w:val="0"/>
      </w:pPr>
      <w:bookmarkStart w:id="55" w:name="_Toc206913426"/>
      <w:bookmarkStart w:id="56" w:name="_Toc206915164"/>
      <w:bookmarkStart w:id="57" w:name="_Toc208134049"/>
      <w:r w:rsidRPr="00EA6F69">
        <w:t>The SEAL ABI (Application Binary Interface)</w:t>
      </w:r>
      <w:bookmarkEnd w:id="55"/>
      <w:bookmarkEnd w:id="56"/>
      <w:bookmarkEnd w:id="57"/>
    </w:p>
    <w:p w14:paraId="325838AC" w14:textId="77777777" w:rsidR="003D189D" w:rsidRPr="00EA6F69" w:rsidRDefault="003D189D" w:rsidP="00216E0A">
      <w:pPr>
        <w:bidi w:val="0"/>
      </w:pPr>
      <w:r w:rsidRPr="00EA6F69">
        <w:rPr>
          <w:b/>
          <w:bCs/>
        </w:rPr>
        <w:t>What it is:</w:t>
      </w:r>
      <w:r w:rsidRPr="00EA6F69">
        <w:t xml:space="preserve"> The binary-level contract that lets independently built components interoperate without recompilation. It fixes </w:t>
      </w:r>
      <w:r w:rsidRPr="00EA6F69">
        <w:rPr>
          <w:b/>
          <w:bCs/>
        </w:rPr>
        <w:t>call/return rules</w:t>
      </w:r>
      <w:r w:rsidRPr="00EA6F69">
        <w:t xml:space="preserve">, </w:t>
      </w:r>
      <w:r w:rsidRPr="00EA6F69">
        <w:rPr>
          <w:b/>
          <w:bCs/>
        </w:rPr>
        <w:t>data layouts</w:t>
      </w:r>
      <w:r w:rsidRPr="00EA6F69">
        <w:t xml:space="preserve">, and </w:t>
      </w:r>
      <w:r w:rsidRPr="00EA6F69">
        <w:rPr>
          <w:b/>
          <w:bCs/>
        </w:rPr>
        <w:t>type sizes/alignments</w:t>
      </w:r>
      <w:r w:rsidRPr="00EA6F69">
        <w:t xml:space="preserve"> so both sides read/write the same bytes the same way.</w:t>
      </w:r>
    </w:p>
    <w:p w14:paraId="7D82DAF3" w14:textId="77777777" w:rsidR="003D189D" w:rsidRPr="00EA6F69" w:rsidRDefault="003D189D" w:rsidP="00216E0A">
      <w:pPr>
        <w:bidi w:val="0"/>
      </w:pPr>
      <w:r w:rsidRPr="00EA6F69">
        <w:rPr>
          <w:b/>
          <w:bCs/>
        </w:rPr>
        <w:t>In SEAL:</w:t>
      </w:r>
      <w:r w:rsidRPr="00EA6F69">
        <w:t xml:space="preserve"> The ABI is the fixed, </w:t>
      </w:r>
      <w:proofErr w:type="spellStart"/>
      <w:r w:rsidRPr="00EA6F69">
        <w:t>SolFlow</w:t>
      </w:r>
      <w:proofErr w:type="spellEnd"/>
      <w:r w:rsidRPr="00EA6F69">
        <w:t>-defined interface between SEAL and the host/drive. It includes:</w:t>
      </w:r>
    </w:p>
    <w:p w14:paraId="20168C86" w14:textId="77777777" w:rsidR="003D189D" w:rsidRPr="00EA6F69" w:rsidRDefault="003D189D" w:rsidP="00216E0A">
      <w:pPr>
        <w:numPr>
          <w:ilvl w:val="0"/>
          <w:numId w:val="55"/>
        </w:numPr>
        <w:bidi w:val="0"/>
      </w:pPr>
      <w:r w:rsidRPr="00EA6F69">
        <w:rPr>
          <w:b/>
          <w:bCs/>
        </w:rPr>
        <w:t>Drive interface buses &amp; arrays</w:t>
      </w:r>
      <w:r w:rsidRPr="00EA6F69">
        <w:t xml:space="preserve">: </w:t>
      </w:r>
      <w:proofErr w:type="spellStart"/>
      <w:r w:rsidRPr="00EA6F69">
        <w:t>G_DrvCommandBuf</w:t>
      </w:r>
      <w:proofErr w:type="spellEnd"/>
      <w:r w:rsidRPr="00EA6F69">
        <w:t xml:space="preserve">, </w:t>
      </w:r>
      <w:proofErr w:type="spellStart"/>
      <w:r w:rsidRPr="00EA6F69">
        <w:t>G_DrvFeedbackBuf</w:t>
      </w:r>
      <w:proofErr w:type="spellEnd"/>
      <w:r w:rsidRPr="00EA6F69">
        <w:t xml:space="preserve">, </w:t>
      </w:r>
      <w:proofErr w:type="spellStart"/>
      <w:r w:rsidRPr="00EA6F69">
        <w:t>G_SetupReportBuf</w:t>
      </w:r>
      <w:proofErr w:type="spellEnd"/>
      <w:r w:rsidRPr="00EA6F69">
        <w:t xml:space="preserve">, </w:t>
      </w:r>
      <w:proofErr w:type="spellStart"/>
      <w:r w:rsidRPr="00EA6F69">
        <w:t>G_SEALVerControl</w:t>
      </w:r>
      <w:proofErr w:type="spellEnd"/>
      <w:r w:rsidRPr="00EA6F69">
        <w:t xml:space="preserve"> (field names, order, types, dimensions, per-axis array length).</w:t>
      </w:r>
    </w:p>
    <w:p w14:paraId="1C19A80E" w14:textId="77777777" w:rsidR="003D189D" w:rsidRPr="00EA6F69" w:rsidRDefault="003D189D" w:rsidP="00216E0A">
      <w:pPr>
        <w:numPr>
          <w:ilvl w:val="0"/>
          <w:numId w:val="55"/>
        </w:numPr>
        <w:bidi w:val="0"/>
      </w:pPr>
      <w:r w:rsidRPr="00EA6F69">
        <w:rPr>
          <w:b/>
          <w:bCs/>
        </w:rPr>
        <w:t>Channel/queue contracts</w:t>
      </w:r>
      <w:r w:rsidRPr="00EA6F69">
        <w:t xml:space="preserve"> (for comms): channel enumeration, max frame sizes, queue depths, and record layouts.</w:t>
      </w:r>
    </w:p>
    <w:p w14:paraId="1F50DD7B" w14:textId="77777777" w:rsidR="003D189D" w:rsidRPr="00EA6F69" w:rsidRDefault="003D189D" w:rsidP="00216E0A">
      <w:pPr>
        <w:numPr>
          <w:ilvl w:val="0"/>
          <w:numId w:val="55"/>
        </w:numPr>
        <w:bidi w:val="0"/>
      </w:pPr>
      <w:r w:rsidRPr="00EA6F69">
        <w:rPr>
          <w:b/>
          <w:bCs/>
        </w:rPr>
        <w:t>Type system &amp; packing</w:t>
      </w:r>
      <w:r w:rsidRPr="00EA6F69">
        <w:t>: exact widths (e.g., int16, uint32, single, double) and struct alignment/padding as generated.</w:t>
      </w:r>
    </w:p>
    <w:p w14:paraId="7C4D7A97" w14:textId="77777777" w:rsidR="003D189D" w:rsidRPr="00EA6F69" w:rsidRDefault="003D189D" w:rsidP="00216E0A">
      <w:pPr>
        <w:numPr>
          <w:ilvl w:val="0"/>
          <w:numId w:val="55"/>
        </w:numPr>
        <w:bidi w:val="0"/>
      </w:pPr>
      <w:r w:rsidRPr="00EA6F69">
        <w:rPr>
          <w:b/>
          <w:bCs/>
        </w:rPr>
        <w:t>Naming-based scheduling surface</w:t>
      </w:r>
      <w:r w:rsidRPr="00EA6F69">
        <w:t>: port/class naming that the host parses to derive class/period/sequence (not a C ABI per se, but part of the cross-component contract).</w:t>
      </w:r>
    </w:p>
    <w:p w14:paraId="4364FAED" w14:textId="77777777" w:rsidR="003D189D" w:rsidRPr="00EA6F69" w:rsidRDefault="003D189D" w:rsidP="00216E0A">
      <w:pPr>
        <w:bidi w:val="0"/>
      </w:pPr>
      <w:r w:rsidRPr="00EA6F69">
        <w:rPr>
          <w:b/>
          <w:bCs/>
        </w:rPr>
        <w:t>Versioning &amp; checks:</w:t>
      </w:r>
    </w:p>
    <w:p w14:paraId="13FB2A8B" w14:textId="77777777" w:rsidR="003D189D" w:rsidRPr="00EA6F69" w:rsidRDefault="003D189D" w:rsidP="00216E0A">
      <w:pPr>
        <w:numPr>
          <w:ilvl w:val="0"/>
          <w:numId w:val="56"/>
        </w:numPr>
        <w:bidi w:val="0"/>
      </w:pPr>
      <w:proofErr w:type="spellStart"/>
      <w:r w:rsidRPr="00EA6F69">
        <w:t>G_SEALVerControl.Version</w:t>
      </w:r>
      <w:proofErr w:type="spellEnd"/>
      <w:r w:rsidRPr="00EA6F69">
        <w:t>/</w:t>
      </w:r>
      <w:proofErr w:type="spellStart"/>
      <w:r w:rsidRPr="00EA6F69">
        <w:t>SubVersion</w:t>
      </w:r>
      <w:proofErr w:type="spellEnd"/>
      <w:r w:rsidRPr="00EA6F69">
        <w:t>/</w:t>
      </w:r>
      <w:proofErr w:type="spellStart"/>
      <w:r w:rsidRPr="00EA6F69">
        <w:t>UserData</w:t>
      </w:r>
      <w:proofErr w:type="spellEnd"/>
      <w:r w:rsidRPr="00EA6F69">
        <w:t xml:space="preserve"> are used to </w:t>
      </w:r>
      <w:r w:rsidRPr="00EA6F69">
        <w:rPr>
          <w:b/>
          <w:bCs/>
        </w:rPr>
        <w:t>verify ABI compatibility</w:t>
      </w:r>
      <w:r w:rsidRPr="00EA6F69">
        <w:t xml:space="preserve"> at startup (Setup).</w:t>
      </w:r>
    </w:p>
    <w:p w14:paraId="259BE52C" w14:textId="77777777" w:rsidR="003D189D" w:rsidRPr="00EA6F69" w:rsidRDefault="003D189D" w:rsidP="00216E0A">
      <w:pPr>
        <w:numPr>
          <w:ilvl w:val="0"/>
          <w:numId w:val="56"/>
        </w:numPr>
        <w:bidi w:val="0"/>
      </w:pPr>
      <w:r w:rsidRPr="00EA6F69">
        <w:t xml:space="preserve">On mismatch, the host </w:t>
      </w:r>
      <w:r w:rsidRPr="00EA6F69">
        <w:rPr>
          <w:b/>
          <w:bCs/>
        </w:rPr>
        <w:t>refuses to arm motion</w:t>
      </w:r>
      <w:r w:rsidRPr="00EA6F69">
        <w:t xml:space="preserve"> (build may compile, but code is not accepted for target loading).</w:t>
      </w:r>
    </w:p>
    <w:p w14:paraId="68B3982E" w14:textId="77777777" w:rsidR="003D189D" w:rsidRPr="00EA6F69" w:rsidRDefault="003D189D" w:rsidP="00216E0A">
      <w:pPr>
        <w:bidi w:val="0"/>
      </w:pPr>
      <w:r w:rsidRPr="00EA6F69">
        <w:rPr>
          <w:b/>
          <w:bCs/>
        </w:rPr>
        <w:t>What counts as ABI-breaking vs. compatible:</w:t>
      </w:r>
    </w:p>
    <w:p w14:paraId="4CE21CB0" w14:textId="77777777" w:rsidR="003D189D" w:rsidRPr="00EA6F69" w:rsidRDefault="003D189D" w:rsidP="00216E0A">
      <w:pPr>
        <w:numPr>
          <w:ilvl w:val="0"/>
          <w:numId w:val="57"/>
        </w:numPr>
        <w:bidi w:val="0"/>
      </w:pPr>
      <w:r w:rsidRPr="00EA6F69">
        <w:rPr>
          <w:b/>
          <w:bCs/>
        </w:rPr>
        <w:lastRenderedPageBreak/>
        <w:t>Breaking (not allowed without coordinated updates):</w:t>
      </w:r>
      <w:r w:rsidRPr="00EA6F69">
        <w:br/>
        <w:t>– Reorder/add/remove fields in any interface struct</w:t>
      </w:r>
      <w:r w:rsidRPr="00EA6F69">
        <w:br/>
        <w:t xml:space="preserve">– Change field </w:t>
      </w:r>
      <w:r w:rsidRPr="00EA6F69">
        <w:rPr>
          <w:b/>
          <w:bCs/>
        </w:rPr>
        <w:t>types/widths</w:t>
      </w:r>
      <w:r w:rsidRPr="00EA6F69">
        <w:t xml:space="preserve"> (e.g., int16 → int32) or array lengths (#axes)</w:t>
      </w:r>
      <w:r w:rsidRPr="00EA6F69">
        <w:br/>
        <w:t>– Change queue record layouts or channel enumeration values</w:t>
      </w:r>
    </w:p>
    <w:p w14:paraId="7C78C4ED" w14:textId="77777777" w:rsidR="003D189D" w:rsidRPr="00EA6F69" w:rsidRDefault="003D189D" w:rsidP="00216E0A">
      <w:pPr>
        <w:bidi w:val="0"/>
      </w:pPr>
      <w:r w:rsidRPr="00EA6F69">
        <w:rPr>
          <w:b/>
          <w:bCs/>
        </w:rPr>
        <w:t>Policy:</w:t>
      </w:r>
      <w:r w:rsidRPr="00EA6F69">
        <w:t xml:space="preserve"> </w:t>
      </w:r>
      <w:proofErr w:type="spellStart"/>
      <w:r w:rsidRPr="00EA6F69">
        <w:t>SolFlow</w:t>
      </w:r>
      <w:proofErr w:type="spellEnd"/>
      <w:r w:rsidRPr="00EA6F69">
        <w:t xml:space="preserve"> defines and owns the ABI. Users </w:t>
      </w:r>
      <w:r w:rsidRPr="00EA6F69">
        <w:rPr>
          <w:b/>
          <w:bCs/>
        </w:rPr>
        <w:t>must not modify</w:t>
      </w:r>
      <w:r w:rsidRPr="00EA6F69">
        <w:t xml:space="preserve"> layouts or storage classes. C only; </w:t>
      </w:r>
      <w:r w:rsidRPr="00EA6F69">
        <w:rPr>
          <w:b/>
          <w:bCs/>
        </w:rPr>
        <w:t>no dynamic memory</w:t>
      </w:r>
      <w:r w:rsidRPr="00EA6F69">
        <w:t xml:space="preserve"> and </w:t>
      </w:r>
      <w:r w:rsidRPr="00EA6F69">
        <w:rPr>
          <w:b/>
          <w:bCs/>
        </w:rPr>
        <w:t>no C++</w:t>
      </w:r>
      <w:r w:rsidRPr="00EA6F69">
        <w:t>, to preserve determinism and avoid hidden allocations.</w:t>
      </w:r>
    </w:p>
    <w:p w14:paraId="0B730ADE" w14:textId="77777777" w:rsidR="003D189D" w:rsidRPr="00EA6F69" w:rsidRDefault="003D189D" w:rsidP="00216E0A">
      <w:pPr>
        <w:bidi w:val="0"/>
      </w:pPr>
    </w:p>
    <w:p w14:paraId="6BA3EEE9" w14:textId="77777777" w:rsidR="00890451" w:rsidRPr="00EA6F69" w:rsidRDefault="00890451" w:rsidP="00216E0A">
      <w:pPr>
        <w:pStyle w:val="Heading1"/>
        <w:bidi w:val="0"/>
        <w:jc w:val="left"/>
      </w:pPr>
      <w:bookmarkStart w:id="58" w:name="_Toc206913427"/>
      <w:bookmarkStart w:id="59" w:name="_Toc206915165"/>
      <w:bookmarkStart w:id="60" w:name="_Toc208134050"/>
      <w:r w:rsidRPr="00EA6F69">
        <w:t>SEAL Export Function Module</w:t>
      </w:r>
      <w:bookmarkEnd w:id="58"/>
      <w:bookmarkEnd w:id="59"/>
      <w:bookmarkEnd w:id="60"/>
    </w:p>
    <w:p w14:paraId="4EB8B472" w14:textId="47B0FB42" w:rsidR="00890451" w:rsidRPr="00EA6F69" w:rsidRDefault="00890451" w:rsidP="00216E0A">
      <w:pPr>
        <w:pStyle w:val="Heading2"/>
        <w:bidi w:val="0"/>
      </w:pPr>
      <w:r w:rsidRPr="00EA6F69">
        <w:t xml:space="preserve"> </w:t>
      </w:r>
      <w:bookmarkStart w:id="61" w:name="_Toc206913428"/>
      <w:bookmarkStart w:id="62" w:name="_Toc206915166"/>
      <w:bookmarkStart w:id="63" w:name="_Toc208134051"/>
      <w:r w:rsidRPr="00EA6F69">
        <w:t>Overview</w:t>
      </w:r>
      <w:bookmarkEnd w:id="61"/>
      <w:bookmarkEnd w:id="62"/>
      <w:bookmarkEnd w:id="63"/>
    </w:p>
    <w:p w14:paraId="1EEF51E8" w14:textId="77777777" w:rsidR="00890451" w:rsidRPr="00EA6F69" w:rsidRDefault="00890451" w:rsidP="00216E0A">
      <w:pPr>
        <w:bidi w:val="0"/>
      </w:pPr>
      <w:r w:rsidRPr="00EA6F69">
        <w:t xml:space="preserve">The SEAL is realized as an </w:t>
      </w:r>
      <w:r w:rsidRPr="00EA6F69">
        <w:rPr>
          <w:b/>
          <w:bCs/>
        </w:rPr>
        <w:t>Export Function Module</w:t>
      </w:r>
      <w:r w:rsidRPr="00EA6F69">
        <w:t>, composed of three main elements:</w:t>
      </w:r>
    </w:p>
    <w:p w14:paraId="5E25F89D" w14:textId="77777777" w:rsidR="00890451" w:rsidRPr="00EA6F69" w:rsidRDefault="00890451" w:rsidP="00216E0A">
      <w:pPr>
        <w:numPr>
          <w:ilvl w:val="0"/>
          <w:numId w:val="16"/>
        </w:numPr>
        <w:bidi w:val="0"/>
      </w:pPr>
      <w:r w:rsidRPr="00EA6F69">
        <w:rPr>
          <w:b/>
          <w:bCs/>
        </w:rPr>
        <w:t>Function Call Subsystems</w:t>
      </w:r>
      <w:r w:rsidRPr="00EA6F69">
        <w:t xml:space="preserve"> – Containers for the user application code.</w:t>
      </w:r>
    </w:p>
    <w:p w14:paraId="71BF75E0" w14:textId="77777777" w:rsidR="00890451" w:rsidRPr="00EA6F69" w:rsidRDefault="00890451" w:rsidP="00216E0A">
      <w:pPr>
        <w:numPr>
          <w:ilvl w:val="0"/>
          <w:numId w:val="16"/>
        </w:numPr>
        <w:bidi w:val="0"/>
      </w:pPr>
      <w:r w:rsidRPr="00EA6F69">
        <w:rPr>
          <w:b/>
          <w:bCs/>
        </w:rPr>
        <w:t>Data Stores</w:t>
      </w:r>
      <w:r w:rsidRPr="00EA6F69">
        <w:t xml:space="preserve"> – Global data variables serving as the shared memory space.</w:t>
      </w:r>
    </w:p>
    <w:p w14:paraId="591A0038" w14:textId="77777777" w:rsidR="00890451" w:rsidRPr="00EA6F69" w:rsidRDefault="00890451" w:rsidP="00216E0A">
      <w:pPr>
        <w:numPr>
          <w:ilvl w:val="0"/>
          <w:numId w:val="16"/>
        </w:numPr>
        <w:bidi w:val="0"/>
      </w:pPr>
      <w:r w:rsidRPr="00EA6F69">
        <w:rPr>
          <w:b/>
          <w:bCs/>
        </w:rPr>
        <w:t>Drive Simulation I/O Ports</w:t>
      </w:r>
      <w:r w:rsidRPr="00EA6F69">
        <w:t xml:space="preserve"> – Simulation-only interfaces connecting the data stores to the drive model.</w:t>
      </w:r>
    </w:p>
    <w:p w14:paraId="55874945" w14:textId="77777777" w:rsidR="00890451" w:rsidRPr="00EA6F69" w:rsidRDefault="00890451" w:rsidP="00216E0A">
      <w:pPr>
        <w:numPr>
          <w:ilvl w:val="0"/>
          <w:numId w:val="16"/>
        </w:numPr>
        <w:bidi w:val="0"/>
        <w:rPr>
          <w:b/>
          <w:bCs/>
        </w:rPr>
      </w:pPr>
      <w:r w:rsidRPr="00EA6F69">
        <w:rPr>
          <w:b/>
          <w:bCs/>
        </w:rPr>
        <w:t>Function Call Subsystems</w:t>
      </w:r>
    </w:p>
    <w:p w14:paraId="4212CF9B" w14:textId="77777777" w:rsidR="00890451" w:rsidRPr="00EA6F69" w:rsidRDefault="00890451" w:rsidP="00216E0A">
      <w:pPr>
        <w:bidi w:val="0"/>
      </w:pPr>
      <w:r w:rsidRPr="00EA6F69">
        <w:t>The SEAL scheduler on Core 2 invokes subsystems according to their class and configured priority. Five classes of subsystems are provided:</w:t>
      </w:r>
    </w:p>
    <w:p w14:paraId="66B34A98" w14:textId="77777777" w:rsidR="00890451" w:rsidRPr="00EA6F69" w:rsidRDefault="00890451" w:rsidP="00216E0A">
      <w:pPr>
        <w:numPr>
          <w:ilvl w:val="0"/>
          <w:numId w:val="17"/>
        </w:numPr>
        <w:bidi w:val="0"/>
      </w:pPr>
      <w:r w:rsidRPr="00EA6F69">
        <w:rPr>
          <w:b/>
          <w:bCs/>
        </w:rPr>
        <w:t>Setup</w:t>
      </w:r>
      <w:r w:rsidRPr="00EA6F69">
        <w:t xml:space="preserve"> – Initialization and one-time configuration routines.</w:t>
      </w:r>
    </w:p>
    <w:p w14:paraId="07418888" w14:textId="56A7FE61" w:rsidR="00890451" w:rsidRDefault="00890451" w:rsidP="00216E0A">
      <w:pPr>
        <w:numPr>
          <w:ilvl w:val="0"/>
          <w:numId w:val="17"/>
        </w:numPr>
        <w:bidi w:val="0"/>
      </w:pPr>
      <w:r w:rsidRPr="00EA6F69">
        <w:rPr>
          <w:b/>
          <w:bCs/>
        </w:rPr>
        <w:t>ISR</w:t>
      </w:r>
      <w:r w:rsidRPr="00EA6F69">
        <w:t xml:space="preserve"> – Time-critical </w:t>
      </w:r>
      <w:r w:rsidRPr="00EA6F69">
        <w:t>subsystem</w:t>
      </w:r>
      <w:r w:rsidR="0003673B">
        <w:t xml:space="preserve"> a</w:t>
      </w:r>
      <w:r w:rsidRPr="00EA6F69">
        <w:t>s</w:t>
      </w:r>
      <w:r w:rsidR="0003673B">
        <w:t xml:space="preserve"> timed</w:t>
      </w:r>
      <w:r w:rsidRPr="00EA6F69">
        <w:t xml:space="preserve"> hardware interrupts; </w:t>
      </w:r>
      <w:r w:rsidR="0003673B">
        <w:t xml:space="preserve">Although </w:t>
      </w:r>
      <w:r w:rsidRPr="00EA6F69">
        <w:t>Simulink provides no inherent mechanism for thread safety</w:t>
      </w:r>
      <w:r w:rsidR="0003673B">
        <w:t>, SEAL keeps track of the driver-interface structures</w:t>
      </w:r>
      <w:r w:rsidRPr="00EA6F69">
        <w:t>.</w:t>
      </w:r>
      <w:r w:rsidR="0003673B">
        <w:t xml:space="preserve"> For user variables, the user must provide thread -safe code. </w:t>
      </w:r>
    </w:p>
    <w:p w14:paraId="30AD5D95" w14:textId="28347C7E" w:rsidR="0003673B" w:rsidRPr="00EA6F69" w:rsidRDefault="0003673B" w:rsidP="0003673B">
      <w:pPr>
        <w:numPr>
          <w:ilvl w:val="0"/>
          <w:numId w:val="17"/>
        </w:numPr>
        <w:bidi w:val="0"/>
      </w:pPr>
      <w:r>
        <w:rPr>
          <w:b/>
          <w:bCs/>
        </w:rPr>
        <w:t xml:space="preserve">Periodic </w:t>
      </w:r>
      <w:r w:rsidRPr="0003673B">
        <w:t>-</w:t>
      </w:r>
      <w:r>
        <w:t xml:space="preserve"> </w:t>
      </w:r>
      <w:r w:rsidRPr="00EA6F69">
        <w:t xml:space="preserve">Time-critical </w:t>
      </w:r>
      <w:r w:rsidRPr="00EA6F69">
        <w:t>subsystems, scheduled with higher priority to approximate a periodic rate</w:t>
      </w:r>
      <w:r>
        <w:t xml:space="preserve">. </w:t>
      </w:r>
      <w:r>
        <w:t xml:space="preserve">These </w:t>
      </w:r>
      <w:proofErr w:type="gramStart"/>
      <w:r>
        <w:t>are however</w:t>
      </w:r>
      <w:proofErr w:type="gramEnd"/>
      <w:r>
        <w:t xml:space="preserve"> not "real time" but just high priority periodic routines;</w:t>
      </w:r>
      <w:r>
        <w:t xml:space="preserve"> they </w:t>
      </w:r>
      <w:r>
        <w:t>have</w:t>
      </w:r>
      <w:r>
        <w:t xml:space="preserve"> no thread safety</w:t>
      </w:r>
      <w:r>
        <w:t xml:space="preserve"> issues with </w:t>
      </w:r>
      <w:proofErr w:type="spellStart"/>
      <w:r>
        <w:t>idleLoop</w:t>
      </w:r>
      <w:proofErr w:type="spellEnd"/>
      <w:r>
        <w:t xml:space="preserve"> routines but their </w:t>
      </w:r>
      <w:proofErr w:type="gramStart"/>
      <w:r>
        <w:t>thread</w:t>
      </w:r>
      <w:proofErr w:type="gramEnd"/>
      <w:r>
        <w:t>-saf</w:t>
      </w:r>
      <w:r w:rsidR="001D4F2E">
        <w:t>e</w:t>
      </w:r>
      <w:r>
        <w:t>t</w:t>
      </w:r>
      <w:r w:rsidR="001D4F2E">
        <w:t xml:space="preserve">y </w:t>
      </w:r>
      <w:r>
        <w:t xml:space="preserve">with respect to ISR must be considered. </w:t>
      </w:r>
    </w:p>
    <w:p w14:paraId="781F7EAD" w14:textId="6D7D7F0D" w:rsidR="00890451" w:rsidRPr="00EA6F69" w:rsidRDefault="00890451" w:rsidP="00216E0A">
      <w:pPr>
        <w:numPr>
          <w:ilvl w:val="0"/>
          <w:numId w:val="17"/>
        </w:numPr>
        <w:bidi w:val="0"/>
      </w:pPr>
      <w:proofErr w:type="spellStart"/>
      <w:r w:rsidRPr="00EA6F69">
        <w:rPr>
          <w:b/>
          <w:bCs/>
        </w:rPr>
        <w:t>IdleLoop</w:t>
      </w:r>
      <w:proofErr w:type="spellEnd"/>
      <w:r w:rsidRPr="00EA6F69">
        <w:t xml:space="preserve"> – Background subsystems executed as infinite loop when no higher-priority tasks are pending.</w:t>
      </w:r>
    </w:p>
    <w:p w14:paraId="6B4BB8AB" w14:textId="77777777" w:rsidR="00890451" w:rsidRPr="00EA6F69" w:rsidRDefault="00890451" w:rsidP="00216E0A">
      <w:pPr>
        <w:numPr>
          <w:ilvl w:val="0"/>
          <w:numId w:val="17"/>
        </w:numPr>
        <w:bidi w:val="0"/>
      </w:pPr>
      <w:r w:rsidRPr="00EA6F69">
        <w:rPr>
          <w:b/>
          <w:bCs/>
        </w:rPr>
        <w:t>Exception</w:t>
      </w:r>
      <w:r w:rsidRPr="00EA6F69">
        <w:t xml:space="preserve"> – Subsystems reserved for handling abnormal or fault conditions.</w:t>
      </w:r>
    </w:p>
    <w:p w14:paraId="52F861D8" w14:textId="77777777" w:rsidR="00890451" w:rsidRPr="00EA6F69" w:rsidRDefault="00890451" w:rsidP="00216E0A">
      <w:pPr>
        <w:numPr>
          <w:ilvl w:val="0"/>
          <w:numId w:val="17"/>
        </w:numPr>
        <w:bidi w:val="0"/>
      </w:pPr>
      <w:r w:rsidRPr="00EA6F69">
        <w:rPr>
          <w:b/>
          <w:bCs/>
        </w:rPr>
        <w:t>Abort</w:t>
      </w:r>
      <w:r w:rsidRPr="00EA6F69">
        <w:t xml:space="preserve"> – Emergency routines invoked to halt or reconfigure system activity.</w:t>
      </w:r>
    </w:p>
    <w:p w14:paraId="1DCE80B3" w14:textId="77777777" w:rsidR="00890451" w:rsidRPr="00EA6F69" w:rsidRDefault="00890451" w:rsidP="00216E0A">
      <w:pPr>
        <w:bidi w:val="0"/>
      </w:pPr>
      <w:r w:rsidRPr="00EA6F69">
        <w:t xml:space="preserve">Core 2 can run up to </w:t>
      </w:r>
      <w:r w:rsidRPr="00EA6F69">
        <w:rPr>
          <w:b/>
          <w:bCs/>
        </w:rPr>
        <w:t>eight instances of each subsystem class</w:t>
      </w:r>
      <w:r w:rsidRPr="00EA6F69">
        <w:t>, giving flexibility in structuring the application.</w:t>
      </w:r>
    </w:p>
    <w:p w14:paraId="162C15B7" w14:textId="77777777" w:rsidR="00890451" w:rsidRPr="00EA6F69" w:rsidRDefault="00890451" w:rsidP="00216E0A">
      <w:pPr>
        <w:numPr>
          <w:ilvl w:val="0"/>
          <w:numId w:val="16"/>
        </w:numPr>
        <w:bidi w:val="0"/>
        <w:rPr>
          <w:b/>
          <w:bCs/>
        </w:rPr>
      </w:pPr>
      <w:r w:rsidRPr="00EA6F69">
        <w:rPr>
          <w:b/>
          <w:bCs/>
        </w:rPr>
        <w:t>Data Stores</w:t>
      </w:r>
    </w:p>
    <w:p w14:paraId="3449DA48" w14:textId="77777777" w:rsidR="00890451" w:rsidRPr="00EA6F69" w:rsidRDefault="00890451" w:rsidP="00216E0A">
      <w:pPr>
        <w:bidi w:val="0"/>
      </w:pPr>
      <w:r w:rsidRPr="00EA6F69">
        <w:t xml:space="preserve">All subsystems operate over </w:t>
      </w:r>
      <w:r w:rsidRPr="00EA6F69">
        <w:rPr>
          <w:b/>
          <w:bCs/>
        </w:rPr>
        <w:t>global data variables</w:t>
      </w:r>
      <w:r w:rsidRPr="00EA6F69">
        <w:t>, implemented as data stores. These serve as the communication medium between subsystems and are common to the whole module.</w:t>
      </w:r>
    </w:p>
    <w:p w14:paraId="1047DCF8" w14:textId="77777777" w:rsidR="00890451" w:rsidRPr="00EA6F69" w:rsidRDefault="00890451" w:rsidP="00216E0A">
      <w:pPr>
        <w:numPr>
          <w:ilvl w:val="0"/>
          <w:numId w:val="18"/>
        </w:numPr>
        <w:bidi w:val="0"/>
      </w:pPr>
      <w:r w:rsidRPr="00EA6F69">
        <w:lastRenderedPageBreak/>
        <w:t xml:space="preserve">Some structures are </w:t>
      </w:r>
      <w:r w:rsidRPr="00EA6F69">
        <w:rPr>
          <w:b/>
          <w:bCs/>
        </w:rPr>
        <w:t xml:space="preserve">fixed by </w:t>
      </w:r>
      <w:proofErr w:type="spellStart"/>
      <w:r w:rsidRPr="00EA6F69">
        <w:rPr>
          <w:b/>
          <w:bCs/>
        </w:rPr>
        <w:t>SolFlow</w:t>
      </w:r>
      <w:proofErr w:type="spellEnd"/>
      <w:r w:rsidRPr="00EA6F69">
        <w:t xml:space="preserve">, defining the drive interface (commands, </w:t>
      </w:r>
      <w:proofErr w:type="gramStart"/>
      <w:r w:rsidRPr="00EA6F69">
        <w:t>feedbacks</w:t>
      </w:r>
      <w:proofErr w:type="gramEnd"/>
      <w:r w:rsidRPr="00EA6F69">
        <w:t>, parameters).</w:t>
      </w:r>
    </w:p>
    <w:p w14:paraId="2FF4BD48" w14:textId="77777777" w:rsidR="00890451" w:rsidRPr="00EA6F69" w:rsidRDefault="00890451" w:rsidP="00216E0A">
      <w:pPr>
        <w:numPr>
          <w:ilvl w:val="0"/>
          <w:numId w:val="18"/>
        </w:numPr>
        <w:bidi w:val="0"/>
      </w:pPr>
      <w:r w:rsidRPr="00EA6F69">
        <w:t xml:space="preserve">Others are </w:t>
      </w:r>
      <w:r w:rsidRPr="00EA6F69">
        <w:rPr>
          <w:b/>
          <w:bCs/>
        </w:rPr>
        <w:t>user-defined</w:t>
      </w:r>
      <w:r w:rsidRPr="00EA6F69">
        <w:t>, allowing the application to maintain its own shared state.</w:t>
      </w:r>
    </w:p>
    <w:p w14:paraId="5B0E4CEB" w14:textId="77777777" w:rsidR="00890451" w:rsidRPr="00EA6F69" w:rsidRDefault="00890451" w:rsidP="00216E0A">
      <w:pPr>
        <w:numPr>
          <w:ilvl w:val="0"/>
          <w:numId w:val="16"/>
        </w:numPr>
        <w:bidi w:val="0"/>
        <w:rPr>
          <w:b/>
          <w:bCs/>
        </w:rPr>
      </w:pPr>
      <w:r w:rsidRPr="00EA6F69">
        <w:rPr>
          <w:b/>
          <w:bCs/>
        </w:rPr>
        <w:t>Drive Simulation I/O Ports</w:t>
      </w:r>
    </w:p>
    <w:p w14:paraId="4EA9C470" w14:textId="77777777" w:rsidR="00890451" w:rsidRPr="00EA6F69" w:rsidRDefault="00890451" w:rsidP="00216E0A">
      <w:pPr>
        <w:bidi w:val="0"/>
      </w:pPr>
      <w:r w:rsidRPr="00EA6F69">
        <w:t xml:space="preserve">The </w:t>
      </w:r>
      <w:r w:rsidRPr="00EA6F69">
        <w:rPr>
          <w:b/>
          <w:bCs/>
        </w:rPr>
        <w:t>I/O ports</w:t>
      </w:r>
      <w:r w:rsidRPr="00EA6F69">
        <w:t xml:space="preserve"> are special blocks that connect the drive simulation with the SEAL data stores. They serve to:</w:t>
      </w:r>
    </w:p>
    <w:p w14:paraId="61E1DA32" w14:textId="77777777" w:rsidR="00890451" w:rsidRPr="00EA6F69" w:rsidRDefault="00890451" w:rsidP="00216E0A">
      <w:pPr>
        <w:numPr>
          <w:ilvl w:val="0"/>
          <w:numId w:val="19"/>
        </w:numPr>
        <w:bidi w:val="0"/>
      </w:pPr>
      <w:r w:rsidRPr="00EA6F69">
        <w:t>Deliver drive feedback values into the SEAL global data space.</w:t>
      </w:r>
    </w:p>
    <w:p w14:paraId="307CA461" w14:textId="77777777" w:rsidR="00890451" w:rsidRPr="00EA6F69" w:rsidRDefault="00890451" w:rsidP="00216E0A">
      <w:pPr>
        <w:numPr>
          <w:ilvl w:val="0"/>
          <w:numId w:val="19"/>
        </w:numPr>
        <w:bidi w:val="0"/>
      </w:pPr>
      <w:r w:rsidRPr="00EA6F69">
        <w:t>Accept drive command and parameter values generated by the SEAL routines.</w:t>
      </w:r>
    </w:p>
    <w:p w14:paraId="38BAEC83" w14:textId="77777777" w:rsidR="00890451" w:rsidRPr="00EA6F69" w:rsidRDefault="00890451" w:rsidP="00216E0A">
      <w:pPr>
        <w:bidi w:val="0"/>
      </w:pPr>
      <w:r w:rsidRPr="00EA6F69">
        <w:t xml:space="preserve">These ports </w:t>
      </w:r>
      <w:r w:rsidRPr="00EA6F69">
        <w:rPr>
          <w:b/>
          <w:bCs/>
        </w:rPr>
        <w:t>are not intended for user modification</w:t>
      </w:r>
      <w:r w:rsidRPr="00EA6F69">
        <w:t xml:space="preserve">. They exist only in </w:t>
      </w:r>
      <w:proofErr w:type="gramStart"/>
      <w:r w:rsidRPr="00EA6F69">
        <w:t xml:space="preserve">the </w:t>
      </w:r>
      <w:r w:rsidRPr="00EA6F69">
        <w:rPr>
          <w:i/>
          <w:iCs/>
        </w:rPr>
        <w:t>simulation model</w:t>
      </w:r>
      <w:proofErr w:type="gramEnd"/>
      <w:r w:rsidRPr="00EA6F69">
        <w:t xml:space="preserve"> to emulate the hosting scheduler (Core 2) and the drive environment. They will </w:t>
      </w:r>
      <w:r w:rsidRPr="00EA6F69">
        <w:rPr>
          <w:b/>
          <w:bCs/>
        </w:rPr>
        <w:t>not be coded to the target</w:t>
      </w:r>
      <w:r w:rsidRPr="00EA6F69">
        <w:t>.</w:t>
      </w:r>
    </w:p>
    <w:p w14:paraId="1C486A08" w14:textId="77777777" w:rsidR="003410D1" w:rsidRPr="00EA6F69" w:rsidRDefault="003410D1" w:rsidP="00216E0A">
      <w:pPr>
        <w:bidi w:val="0"/>
      </w:pPr>
    </w:p>
    <w:p w14:paraId="652260C4" w14:textId="3757A64D" w:rsidR="00240FD3" w:rsidRPr="00EA6F69" w:rsidRDefault="00240FD3" w:rsidP="00216E0A">
      <w:pPr>
        <w:bidi w:val="0"/>
      </w:pPr>
      <w:r w:rsidRPr="00EA6F69">
        <w:rPr>
          <w:noProof/>
        </w:rPr>
        <mc:AlternateContent>
          <mc:Choice Requires="wpc">
            <w:drawing>
              <wp:inline distT="0" distB="0" distL="0" distR="0" wp14:anchorId="3893BC01" wp14:editId="2006AE96">
                <wp:extent cx="5274310" cy="3076575"/>
                <wp:effectExtent l="0" t="0" r="2540" b="9525"/>
                <wp:docPr id="59286712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16932334" name="Picture 1416932334"/>
                          <pic:cNvPicPr>
                            <a:picLocks noChangeAspect="1"/>
                          </pic:cNvPicPr>
                        </pic:nvPicPr>
                        <pic:blipFill>
                          <a:blip r:embed="rId20"/>
                          <a:stretch>
                            <a:fillRect/>
                          </a:stretch>
                        </pic:blipFill>
                        <pic:spPr>
                          <a:xfrm>
                            <a:off x="0" y="260350"/>
                            <a:ext cx="5274310" cy="2737707"/>
                          </a:xfrm>
                          <a:prstGeom prst="rect">
                            <a:avLst/>
                          </a:prstGeom>
                        </pic:spPr>
                      </pic:pic>
                    </wpc:wpc>
                  </a:graphicData>
                </a:graphic>
              </wp:inline>
            </w:drawing>
          </mc:Choice>
          <mc:Fallback>
            <w:pict>
              <v:group w14:anchorId="5E5591D3" id="Canvas 1" o:spid="_x0000_s1026" editas="canvas" style="width:415.3pt;height:242.25pt;mso-position-horizontal-relative:char;mso-position-vertical-relative:line" coordsize="52743,307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">
                <v:shape id="_x0000_s1027" type="#_x0000_t75" style="position:absolute;width:52743;height:30765;visibility:visible;mso-wrap-style:square" filled="t">
                  <v:fill o:detectmouseclick="t"/>
                  <v:path o:connecttype="none"/>
                </v:shape>
                <v:shape id="Picture 1416932334" o:spid="_x0000_s1028" type="#_x0000_t75" style="position:absolute;top:2603;width:52743;height:27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">
                  <v:imagedata r:id="rId21" o:title=""/>
                </v:shape>
                <w10:wrap anchorx="page"/>
                <w10:anchorlock/>
              </v:group>
            </w:pict>
          </mc:Fallback>
        </mc:AlternateContent>
      </w:r>
    </w:p>
    <w:p w14:paraId="3795241B" w14:textId="30DDC79C" w:rsidR="00240FD3" w:rsidRPr="00EA6F69" w:rsidRDefault="00240FD3" w:rsidP="00216E0A">
      <w:pPr>
        <w:pStyle w:val="Caption"/>
      </w:pPr>
      <w:r w:rsidRPr="00EA6F69">
        <w:t xml:space="preserve">Figure </w:t>
      </w:r>
      <w:r w:rsidR="00F71A86">
        <w:fldChar w:fldCharType="begin"/>
      </w:r>
      <w:r w:rsidR="00F71A86">
        <w:instrText xml:space="preserve"> SEQ Figure \* ARABIC </w:instrText>
      </w:r>
      <w:r w:rsidR="00F71A86">
        <w:fldChar w:fldCharType="separate"/>
      </w:r>
      <w:r w:rsidR="00F71A86">
        <w:rPr>
          <w:noProof/>
        </w:rPr>
        <w:t>4</w:t>
      </w:r>
      <w:r w:rsidR="00F71A86">
        <w:rPr>
          <w:noProof/>
        </w:rPr>
        <w:fldChar w:fldCharType="end"/>
      </w:r>
      <w:r w:rsidRPr="00EA6F69">
        <w:rPr>
          <w:noProof/>
        </w:rPr>
        <w:t>: The SEAL export function module. Not shown: Exception and abort functions</w:t>
      </w:r>
    </w:p>
    <w:p w14:paraId="41ADC434" w14:textId="77777777" w:rsidR="003410D1" w:rsidRPr="00EA6F69" w:rsidRDefault="003410D1" w:rsidP="00216E0A">
      <w:pPr>
        <w:pStyle w:val="Heading2"/>
        <w:bidi w:val="0"/>
      </w:pPr>
      <w:bookmarkStart w:id="64" w:name="_Toc206913429"/>
      <w:bookmarkStart w:id="65" w:name="_Toc206915167"/>
      <w:bookmarkStart w:id="66" w:name="_Toc208134052"/>
      <w:r w:rsidRPr="00EA6F69">
        <w:t>Management, Scheduling, and Priorities</w:t>
      </w:r>
      <w:bookmarkEnd w:id="64"/>
      <w:bookmarkEnd w:id="65"/>
      <w:bookmarkEnd w:id="66"/>
    </w:p>
    <w:p w14:paraId="424CC8FF" w14:textId="77777777" w:rsidR="003410D1" w:rsidRPr="00EA6F69" w:rsidRDefault="003410D1" w:rsidP="00216E0A">
      <w:pPr>
        <w:bidi w:val="0"/>
      </w:pPr>
      <w:r w:rsidRPr="00EA6F69">
        <w:t xml:space="preserve">The SEAL module is orchestrated by the </w:t>
      </w:r>
      <w:r w:rsidRPr="00EA6F69">
        <w:rPr>
          <w:b/>
          <w:bCs/>
        </w:rPr>
        <w:t>scheduler of Core 2</w:t>
      </w:r>
      <w:r w:rsidRPr="00EA6F69">
        <w:t xml:space="preserve">, which controls </w:t>
      </w:r>
      <w:r w:rsidRPr="00EA6F69">
        <w:rPr>
          <w:i/>
          <w:iCs/>
        </w:rPr>
        <w:t>when</w:t>
      </w:r>
      <w:r w:rsidRPr="00EA6F69">
        <w:t xml:space="preserve"> and </w:t>
      </w:r>
      <w:r w:rsidRPr="00EA6F69">
        <w:rPr>
          <w:i/>
          <w:iCs/>
        </w:rPr>
        <w:t>in what order</w:t>
      </w:r>
      <w:r w:rsidRPr="00EA6F69">
        <w:t xml:space="preserve"> the different function call subsystems are invoked. Scheduling is cooperative: subsystems are invoked as function calls, run to completion, and then return control to the scheduler. No thread preemption or locking is provided by Simulink; thus, </w:t>
      </w:r>
      <w:r w:rsidRPr="00EA6F69">
        <w:rPr>
          <w:b/>
          <w:bCs/>
        </w:rPr>
        <w:t>data integrity depends entirely on design discipline</w:t>
      </w:r>
      <w:r w:rsidRPr="00EA6F69">
        <w:t>.</w:t>
      </w:r>
    </w:p>
    <w:p w14:paraId="16C7AAC4" w14:textId="77777777" w:rsidR="003410D1" w:rsidRPr="00EA6F69" w:rsidRDefault="003410D1" w:rsidP="00216E0A">
      <w:pPr>
        <w:numPr>
          <w:ilvl w:val="0"/>
          <w:numId w:val="20"/>
        </w:numPr>
        <w:bidi w:val="0"/>
        <w:rPr>
          <w:b/>
          <w:bCs/>
        </w:rPr>
      </w:pPr>
      <w:r w:rsidRPr="00EA6F69">
        <w:rPr>
          <w:b/>
          <w:bCs/>
        </w:rPr>
        <w:t>Scheduler Data Exchange</w:t>
      </w:r>
    </w:p>
    <w:p w14:paraId="5C86C4AC" w14:textId="0098C73E" w:rsidR="003410D1" w:rsidRPr="00EA6F69" w:rsidRDefault="003410D1" w:rsidP="00B66A7D">
      <w:pPr>
        <w:bidi w:val="0"/>
      </w:pPr>
      <w:r w:rsidRPr="00EA6F69">
        <w:t xml:space="preserve">Before invoking each subsystem call, the hosting scheduler automatically </w:t>
      </w:r>
      <w:r w:rsidRPr="00EA6F69">
        <w:rPr>
          <w:b/>
          <w:bCs/>
        </w:rPr>
        <w:t>refreshes the SEAL data stores</w:t>
      </w:r>
      <w:r w:rsidRPr="00EA6F69">
        <w:t xml:space="preserve"> with</w:t>
      </w:r>
      <w:r w:rsidR="00B66A7D">
        <w:rPr>
          <w:b/>
          <w:bCs/>
        </w:rPr>
        <w:t xml:space="preserve"> </w:t>
      </w:r>
      <w:r w:rsidRPr="00EA6F69">
        <w:rPr>
          <w:b/>
          <w:bCs/>
        </w:rPr>
        <w:t>Feedback values</w:t>
      </w:r>
      <w:r w:rsidRPr="00EA6F69">
        <w:t xml:space="preserve"> from the drive.</w:t>
      </w:r>
    </w:p>
    <w:p w14:paraId="13E10BC7" w14:textId="77777777" w:rsidR="003410D1" w:rsidRDefault="003410D1" w:rsidP="00216E0A">
      <w:pPr>
        <w:bidi w:val="0"/>
      </w:pPr>
      <w:r w:rsidRPr="00EA6F69">
        <w:lastRenderedPageBreak/>
        <w:t xml:space="preserve">After the subsystem </w:t>
      </w:r>
      <w:proofErr w:type="gramStart"/>
      <w:r w:rsidRPr="00EA6F69">
        <w:t>completes</w:t>
      </w:r>
      <w:proofErr w:type="gramEnd"/>
      <w:r w:rsidRPr="00EA6F69">
        <w:t xml:space="preserve">, the scheduler automatically </w:t>
      </w:r>
      <w:r w:rsidRPr="00EA6F69">
        <w:rPr>
          <w:b/>
          <w:bCs/>
        </w:rPr>
        <w:t>updates the drive commands</w:t>
      </w:r>
      <w:r w:rsidRPr="00EA6F69">
        <w:t xml:space="preserve"> from the data stores, reflecting any modifications made by the subsystem logic.</w:t>
      </w:r>
    </w:p>
    <w:p w14:paraId="3B8D8212" w14:textId="77777777" w:rsidR="003410D1" w:rsidRPr="00EA6F69" w:rsidRDefault="003410D1" w:rsidP="00216E0A">
      <w:pPr>
        <w:bidi w:val="0"/>
      </w:pPr>
      <w:r w:rsidRPr="00EA6F69">
        <w:t xml:space="preserve">This mechanism is </w:t>
      </w:r>
      <w:r w:rsidRPr="00EA6F69">
        <w:rPr>
          <w:b/>
          <w:bCs/>
        </w:rPr>
        <w:t>transparent to the modeler</w:t>
      </w:r>
      <w:r w:rsidRPr="00EA6F69">
        <w:t>: the user does not need to code or manage data transfers explicitly.</w:t>
      </w:r>
    </w:p>
    <w:p w14:paraId="3EC3CFE5" w14:textId="77777777" w:rsidR="003410D1" w:rsidRPr="008707F8" w:rsidRDefault="003410D1" w:rsidP="008707F8">
      <w:pPr>
        <w:pStyle w:val="Heading3"/>
        <w:bidi w:val="0"/>
      </w:pPr>
      <w:r w:rsidRPr="008707F8">
        <w:t>Priorities and Behavior by Class</w:t>
      </w:r>
    </w:p>
    <w:p w14:paraId="790B587C" w14:textId="77777777" w:rsidR="003410D1" w:rsidRPr="00EA6F69" w:rsidRDefault="003410D1" w:rsidP="00216E0A">
      <w:pPr>
        <w:numPr>
          <w:ilvl w:val="0"/>
          <w:numId w:val="21"/>
        </w:numPr>
        <w:bidi w:val="0"/>
      </w:pPr>
      <w:r w:rsidRPr="00EA6F69">
        <w:rPr>
          <w:b/>
          <w:bCs/>
        </w:rPr>
        <w:t>Setup</w:t>
      </w:r>
      <w:r w:rsidRPr="00EA6F69">
        <w:t xml:space="preserve"> – Executed once at initialization to prepare system state. Only a </w:t>
      </w:r>
      <w:r w:rsidRPr="00EA6F69">
        <w:rPr>
          <w:b/>
          <w:bCs/>
        </w:rPr>
        <w:t>single Setup function</w:t>
      </w:r>
      <w:r w:rsidRPr="00EA6F69">
        <w:t xml:space="preserve"> is permitted. Unlike other subsystems, Setup </w:t>
      </w:r>
      <w:r w:rsidRPr="00EA6F69">
        <w:rPr>
          <w:b/>
          <w:bCs/>
        </w:rPr>
        <w:t>hangs until all motors are confirmed off</w:t>
      </w:r>
      <w:r w:rsidRPr="00EA6F69">
        <w:t xml:space="preserve">, ensuring a controlled startup sequence. Setup is also the only entry point for system reset after an </w:t>
      </w:r>
      <w:r w:rsidRPr="00EA6F69">
        <w:rPr>
          <w:b/>
          <w:bCs/>
        </w:rPr>
        <w:t>Exception</w:t>
      </w:r>
      <w:r w:rsidRPr="00EA6F69">
        <w:t xml:space="preserve"> or </w:t>
      </w:r>
      <w:r w:rsidRPr="00EA6F69">
        <w:rPr>
          <w:b/>
          <w:bCs/>
        </w:rPr>
        <w:t>Abort</w:t>
      </w:r>
      <w:r w:rsidRPr="00EA6F69">
        <w:t xml:space="preserve"> condition.</w:t>
      </w:r>
    </w:p>
    <w:p w14:paraId="7761EB4F" w14:textId="5B0DC6ED" w:rsidR="00B66A7D" w:rsidRDefault="00B66A7D" w:rsidP="00B66A7D">
      <w:pPr>
        <w:numPr>
          <w:ilvl w:val="0"/>
          <w:numId w:val="21"/>
        </w:numPr>
        <w:bidi w:val="0"/>
      </w:pPr>
      <w:r w:rsidRPr="00EA6F69">
        <w:rPr>
          <w:b/>
          <w:bCs/>
        </w:rPr>
        <w:t>ISR</w:t>
      </w:r>
      <w:r w:rsidRPr="00EA6F69">
        <w:t xml:space="preserve"> – </w:t>
      </w:r>
      <w:r w:rsidRPr="00EA6F69">
        <w:t>Time-critical subsystem</w:t>
      </w:r>
      <w:r>
        <w:t xml:space="preserve"> a</w:t>
      </w:r>
      <w:r w:rsidRPr="00EA6F69">
        <w:t>s</w:t>
      </w:r>
      <w:r>
        <w:t xml:space="preserve"> timed</w:t>
      </w:r>
      <w:r w:rsidRPr="00EA6F69">
        <w:t xml:space="preserve"> hardware interrupts; </w:t>
      </w:r>
      <w:r>
        <w:t xml:space="preserve">Although </w:t>
      </w:r>
      <w:r w:rsidRPr="00EA6F69">
        <w:t>Simulink provides no inherent mechanism for thread safety</w:t>
      </w:r>
      <w:r>
        <w:t>, SEAL keeps track of the driver-interface structures</w:t>
      </w:r>
      <w:r w:rsidRPr="00EA6F69">
        <w:t>.</w:t>
      </w:r>
      <w:r>
        <w:t xml:space="preserve"> For user variables, the user must provide thread -safe code. </w:t>
      </w:r>
      <w:r w:rsidR="0090736B">
        <w:t xml:space="preserve">Note: In the F29x implementation, </w:t>
      </w:r>
      <w:proofErr w:type="gramStart"/>
      <w:r w:rsidR="0090736B">
        <w:t>these</w:t>
      </w:r>
      <w:proofErr w:type="gramEnd"/>
      <w:r w:rsidR="0090736B">
        <w:t xml:space="preserve"> are standard </w:t>
      </w:r>
      <w:proofErr w:type="gramStart"/>
      <w:r w:rsidR="00C47769">
        <w:t>i</w:t>
      </w:r>
      <w:r w:rsidR="0090736B">
        <w:t>nterrupts</w:t>
      </w:r>
      <w:proofErr w:type="gramEnd"/>
      <w:r w:rsidR="0090736B">
        <w:t xml:space="preserve">, NOT </w:t>
      </w:r>
      <w:proofErr w:type="gramStart"/>
      <w:r w:rsidR="0090736B">
        <w:t>RT  interrupts</w:t>
      </w:r>
      <w:proofErr w:type="gramEnd"/>
      <w:r w:rsidR="0090736B">
        <w:t xml:space="preserve">. </w:t>
      </w:r>
    </w:p>
    <w:p w14:paraId="028D251F" w14:textId="1F69E1E0" w:rsidR="00B66A7D" w:rsidRPr="00EA6F69" w:rsidRDefault="00B66A7D" w:rsidP="00B66A7D">
      <w:pPr>
        <w:numPr>
          <w:ilvl w:val="0"/>
          <w:numId w:val="21"/>
        </w:numPr>
        <w:bidi w:val="0"/>
      </w:pPr>
      <w:r>
        <w:rPr>
          <w:b/>
          <w:bCs/>
        </w:rPr>
        <w:t xml:space="preserve">Periodic </w:t>
      </w:r>
      <w:r w:rsidRPr="0003673B">
        <w:t>-</w:t>
      </w:r>
      <w:r>
        <w:t xml:space="preserve"> </w:t>
      </w:r>
      <w:r w:rsidRPr="00EA6F69">
        <w:t>Time-critical subsystems, scheduled</w:t>
      </w:r>
      <w:r w:rsidRPr="00EA6F69">
        <w:t xml:space="preserve"> with </w:t>
      </w:r>
      <w:r w:rsidRPr="00EA6F69">
        <w:t>higher</w:t>
      </w:r>
      <w:r w:rsidRPr="008707F8">
        <w:t xml:space="preserve"> priority</w:t>
      </w:r>
      <w:r w:rsidRPr="00EA6F69">
        <w:t xml:space="preserve"> to approximate a periodic rate</w:t>
      </w:r>
      <w:r>
        <w:t xml:space="preserve">. </w:t>
      </w:r>
      <w:r>
        <w:t>These are, however, not "real</w:t>
      </w:r>
      <w:r>
        <w:t xml:space="preserve"> time</w:t>
      </w:r>
      <w:r>
        <w:t>"</w:t>
      </w:r>
      <w:r>
        <w:t xml:space="preserve"> but </w:t>
      </w:r>
      <w:r>
        <w:t xml:space="preserve">just high priority periodic routines; they have no thread safety issues with </w:t>
      </w:r>
      <w:proofErr w:type="spellStart"/>
      <w:r>
        <w:t>idleLoop</w:t>
      </w:r>
      <w:proofErr w:type="spellEnd"/>
      <w:r>
        <w:t xml:space="preserve"> routines but their </w:t>
      </w:r>
      <w:proofErr w:type="gramStart"/>
      <w:r>
        <w:t>thread</w:t>
      </w:r>
      <w:proofErr w:type="gramEnd"/>
      <w:r>
        <w:t xml:space="preserve">-safety with respect to ISR must be considered. </w:t>
      </w:r>
    </w:p>
    <w:p w14:paraId="33CAAD3F" w14:textId="77777777" w:rsidR="003410D1" w:rsidRPr="00EA6F69" w:rsidRDefault="003410D1" w:rsidP="00216E0A">
      <w:pPr>
        <w:numPr>
          <w:ilvl w:val="0"/>
          <w:numId w:val="21"/>
        </w:numPr>
        <w:bidi w:val="0"/>
      </w:pPr>
      <w:proofErr w:type="spellStart"/>
      <w:r w:rsidRPr="00EA6F69">
        <w:rPr>
          <w:b/>
          <w:bCs/>
        </w:rPr>
        <w:t>IdleLoop</w:t>
      </w:r>
      <w:proofErr w:type="spellEnd"/>
      <w:r w:rsidRPr="00EA6F69">
        <w:t xml:space="preserve"> – Scheduled as a </w:t>
      </w:r>
      <w:r w:rsidRPr="00EA6F69">
        <w:rPr>
          <w:b/>
          <w:bCs/>
        </w:rPr>
        <w:t>continuous infinite loop</w:t>
      </w:r>
      <w:r w:rsidRPr="00EA6F69">
        <w:t xml:space="preserve">, executing one </w:t>
      </w:r>
      <w:proofErr w:type="spellStart"/>
      <w:r w:rsidRPr="00EA6F69">
        <w:t>IdleLoop</w:t>
      </w:r>
      <w:proofErr w:type="spellEnd"/>
      <w:r w:rsidRPr="00EA6F69">
        <w:t xml:space="preserve"> function after another whenever no higher-priority tasks are pending.</w:t>
      </w:r>
    </w:p>
    <w:p w14:paraId="016522C1" w14:textId="77777777" w:rsidR="003410D1" w:rsidRPr="00EA6F69" w:rsidRDefault="003410D1" w:rsidP="00216E0A">
      <w:pPr>
        <w:numPr>
          <w:ilvl w:val="1"/>
          <w:numId w:val="21"/>
        </w:numPr>
        <w:bidi w:val="0"/>
      </w:pPr>
      <w:r w:rsidRPr="00EA6F69">
        <w:t xml:space="preserve">Up to eight </w:t>
      </w:r>
      <w:proofErr w:type="spellStart"/>
      <w:r w:rsidRPr="00EA6F69">
        <w:t>IdleLoop</w:t>
      </w:r>
      <w:proofErr w:type="spellEnd"/>
      <w:r w:rsidRPr="00EA6F69">
        <w:t xml:space="preserve"> functions can be defined, not only for separation of functionality but also to </w:t>
      </w:r>
      <w:r w:rsidRPr="00EA6F69">
        <w:rPr>
          <w:b/>
          <w:bCs/>
        </w:rPr>
        <w:t>break down the idle slot</w:t>
      </w:r>
      <w:r w:rsidRPr="00EA6F69">
        <w:t>. This prevents a single long idle function from blocking ISR execution and ensures responsiveness.</w:t>
      </w:r>
    </w:p>
    <w:p w14:paraId="1FF309ED" w14:textId="77777777" w:rsidR="003410D1" w:rsidRPr="00EA6F69" w:rsidRDefault="003410D1" w:rsidP="00216E0A">
      <w:pPr>
        <w:numPr>
          <w:ilvl w:val="0"/>
          <w:numId w:val="21"/>
        </w:numPr>
        <w:bidi w:val="0"/>
      </w:pPr>
      <w:r w:rsidRPr="00EA6F69">
        <w:rPr>
          <w:b/>
          <w:bCs/>
        </w:rPr>
        <w:t>Exception</w:t>
      </w:r>
      <w:r w:rsidRPr="00EA6F69">
        <w:t xml:space="preserve"> – Triggered either by the user or automatically. Automatic exceptions occur if:</w:t>
      </w:r>
    </w:p>
    <w:p w14:paraId="49D08B56" w14:textId="77777777" w:rsidR="003410D1" w:rsidRPr="00EA6F69" w:rsidRDefault="003410D1" w:rsidP="00216E0A">
      <w:pPr>
        <w:numPr>
          <w:ilvl w:val="1"/>
          <w:numId w:val="21"/>
        </w:numPr>
        <w:bidi w:val="0"/>
      </w:pPr>
      <w:r w:rsidRPr="00EA6F69">
        <w:t xml:space="preserve">The drive is switched off by </w:t>
      </w:r>
      <w:r w:rsidRPr="00EA6F69">
        <w:rPr>
          <w:b/>
          <w:bCs/>
        </w:rPr>
        <w:t>electromechanical protection conditions</w:t>
      </w:r>
      <w:r w:rsidRPr="00EA6F69">
        <w:t>, such as overspeed, excessive tracking error, overcurrent, or overheating.</w:t>
      </w:r>
    </w:p>
    <w:p w14:paraId="607E3719" w14:textId="77777777" w:rsidR="003410D1" w:rsidRPr="00EA6F69" w:rsidRDefault="003410D1" w:rsidP="00216E0A">
      <w:pPr>
        <w:numPr>
          <w:ilvl w:val="1"/>
          <w:numId w:val="21"/>
        </w:numPr>
        <w:bidi w:val="0"/>
      </w:pPr>
      <w:r w:rsidRPr="00EA6F69">
        <w:t>An ISR exceeds its permitted timing deviation.</w:t>
      </w:r>
    </w:p>
    <w:p w14:paraId="65149BF0" w14:textId="77777777" w:rsidR="003410D1" w:rsidRPr="00EA6F69" w:rsidRDefault="003410D1" w:rsidP="00216E0A">
      <w:pPr>
        <w:numPr>
          <w:ilvl w:val="1"/>
          <w:numId w:val="21"/>
        </w:numPr>
        <w:bidi w:val="0"/>
      </w:pPr>
      <w:r w:rsidRPr="00EA6F69">
        <w:t>Other system-defined abnormal conditions arise.</w:t>
      </w:r>
      <w:r w:rsidRPr="00EA6F69">
        <w:br/>
        <w:t>During an exception:</w:t>
      </w:r>
    </w:p>
    <w:p w14:paraId="62AF2891" w14:textId="77777777" w:rsidR="003410D1" w:rsidRPr="00EA6F69" w:rsidRDefault="003410D1" w:rsidP="00216E0A">
      <w:pPr>
        <w:numPr>
          <w:ilvl w:val="1"/>
          <w:numId w:val="21"/>
        </w:numPr>
        <w:bidi w:val="0"/>
      </w:pPr>
      <w:r w:rsidRPr="00EA6F69">
        <w:t xml:space="preserve">The </w:t>
      </w:r>
      <w:proofErr w:type="spellStart"/>
      <w:r w:rsidRPr="00EA6F69">
        <w:rPr>
          <w:b/>
          <w:bCs/>
        </w:rPr>
        <w:t>IdleLoop</w:t>
      </w:r>
      <w:proofErr w:type="spellEnd"/>
      <w:r w:rsidRPr="00EA6F69">
        <w:rPr>
          <w:b/>
          <w:bCs/>
        </w:rPr>
        <w:t xml:space="preserve"> remains active</w:t>
      </w:r>
      <w:r w:rsidRPr="00EA6F69">
        <w:t>.</w:t>
      </w:r>
    </w:p>
    <w:p w14:paraId="74B42F78" w14:textId="77777777" w:rsidR="003410D1" w:rsidRPr="00EA6F69" w:rsidRDefault="003410D1" w:rsidP="00216E0A">
      <w:pPr>
        <w:numPr>
          <w:ilvl w:val="1"/>
          <w:numId w:val="21"/>
        </w:numPr>
        <w:bidi w:val="0"/>
      </w:pPr>
      <w:r w:rsidRPr="00EA6F69">
        <w:rPr>
          <w:b/>
          <w:bCs/>
        </w:rPr>
        <w:t>ISRs are stopped</w:t>
      </w:r>
      <w:r w:rsidRPr="00EA6F69">
        <w:t>, halting periodic commands.</w:t>
      </w:r>
    </w:p>
    <w:p w14:paraId="3F8E04E8" w14:textId="77777777" w:rsidR="003410D1" w:rsidRPr="00EA6F69" w:rsidRDefault="003410D1" w:rsidP="00216E0A">
      <w:pPr>
        <w:numPr>
          <w:ilvl w:val="1"/>
          <w:numId w:val="21"/>
        </w:numPr>
        <w:bidi w:val="0"/>
      </w:pPr>
      <w:r w:rsidRPr="00EA6F69">
        <w:rPr>
          <w:b/>
          <w:bCs/>
        </w:rPr>
        <w:t>Drive commands are ignored</w:t>
      </w:r>
      <w:r w:rsidRPr="00EA6F69">
        <w:t xml:space="preserve">, though the drive continues to report updated </w:t>
      </w:r>
      <w:proofErr w:type="gramStart"/>
      <w:r w:rsidRPr="00EA6F69">
        <w:rPr>
          <w:b/>
          <w:bCs/>
        </w:rPr>
        <w:t>feedbacks</w:t>
      </w:r>
      <w:proofErr w:type="gramEnd"/>
      <w:r w:rsidRPr="00EA6F69">
        <w:t xml:space="preserve"> and </w:t>
      </w:r>
      <w:r w:rsidRPr="00EA6F69">
        <w:rPr>
          <w:b/>
          <w:bCs/>
        </w:rPr>
        <w:t>setup data</w:t>
      </w:r>
      <w:r w:rsidRPr="00EA6F69">
        <w:t xml:space="preserve"> into the data stores.</w:t>
      </w:r>
    </w:p>
    <w:p w14:paraId="465F0AED" w14:textId="77777777" w:rsidR="003410D1" w:rsidRPr="00EA6F69" w:rsidRDefault="003410D1" w:rsidP="00216E0A">
      <w:pPr>
        <w:numPr>
          <w:ilvl w:val="0"/>
          <w:numId w:val="21"/>
        </w:numPr>
        <w:bidi w:val="0"/>
      </w:pPr>
      <w:r w:rsidRPr="00EA6F69">
        <w:rPr>
          <w:b/>
          <w:bCs/>
        </w:rPr>
        <w:t>Abort</w:t>
      </w:r>
      <w:r w:rsidRPr="00EA6F69">
        <w:t xml:space="preserve"> – Automatically invoked following every exception. Once an exception routine </w:t>
      </w:r>
      <w:proofErr w:type="gramStart"/>
      <w:r w:rsidRPr="00EA6F69">
        <w:t>completes</w:t>
      </w:r>
      <w:proofErr w:type="gramEnd"/>
      <w:r w:rsidRPr="00EA6F69">
        <w:t xml:space="preserve">, </w:t>
      </w:r>
      <w:r w:rsidRPr="00EA6F69">
        <w:rPr>
          <w:b/>
          <w:bCs/>
        </w:rPr>
        <w:t>all Abort functions are executed</w:t>
      </w:r>
      <w:r w:rsidRPr="00EA6F69">
        <w:t xml:space="preserve"> in sequence, ensuring the drive is safely disengaged or reconfigured. An Abort function may also set the </w:t>
      </w:r>
      <w:r w:rsidRPr="00EA6F69">
        <w:rPr>
          <w:b/>
          <w:bCs/>
        </w:rPr>
        <w:lastRenderedPageBreak/>
        <w:t>“Relinquish Control” flag</w:t>
      </w:r>
      <w:r w:rsidRPr="00EA6F69">
        <w:t>, which restores control of the drive to its standard interfaces, as if SEAL were not in possession.</w:t>
      </w:r>
    </w:p>
    <w:p w14:paraId="47330D59" w14:textId="77777777" w:rsidR="003410D1" w:rsidRPr="00EA6F69" w:rsidRDefault="003410D1" w:rsidP="00216E0A">
      <w:pPr>
        <w:numPr>
          <w:ilvl w:val="0"/>
          <w:numId w:val="20"/>
        </w:numPr>
        <w:bidi w:val="0"/>
        <w:rPr>
          <w:b/>
          <w:bCs/>
        </w:rPr>
      </w:pPr>
      <w:r w:rsidRPr="00EA6F69">
        <w:rPr>
          <w:b/>
          <w:bCs/>
        </w:rPr>
        <w:t>Instance Management</w:t>
      </w:r>
    </w:p>
    <w:p w14:paraId="0C93F4B7" w14:textId="77777777" w:rsidR="003410D1" w:rsidRPr="00EA6F69" w:rsidRDefault="003410D1" w:rsidP="00216E0A">
      <w:pPr>
        <w:numPr>
          <w:ilvl w:val="0"/>
          <w:numId w:val="22"/>
        </w:numPr>
        <w:bidi w:val="0"/>
      </w:pPr>
      <w:r w:rsidRPr="00EA6F69">
        <w:rPr>
          <w:b/>
          <w:bCs/>
        </w:rPr>
        <w:t>Setup</w:t>
      </w:r>
      <w:r w:rsidRPr="00EA6F69">
        <w:t xml:space="preserve"> is unique: only </w:t>
      </w:r>
      <w:r w:rsidRPr="00EA6F69">
        <w:rPr>
          <w:b/>
          <w:bCs/>
        </w:rPr>
        <w:t>one instance</w:t>
      </w:r>
      <w:r w:rsidRPr="00EA6F69">
        <w:t xml:space="preserve"> may exist.</w:t>
      </w:r>
    </w:p>
    <w:p w14:paraId="231FBABE" w14:textId="77777777" w:rsidR="003410D1" w:rsidRDefault="003410D1" w:rsidP="00216E0A">
      <w:pPr>
        <w:numPr>
          <w:ilvl w:val="0"/>
          <w:numId w:val="22"/>
        </w:numPr>
        <w:bidi w:val="0"/>
      </w:pPr>
      <w:r w:rsidRPr="00EA6F69">
        <w:t xml:space="preserve">Other subsystem classes (ISR, </w:t>
      </w:r>
      <w:proofErr w:type="spellStart"/>
      <w:r w:rsidRPr="00EA6F69">
        <w:t>IdleLoop</w:t>
      </w:r>
      <w:proofErr w:type="spellEnd"/>
      <w:r w:rsidRPr="00EA6F69">
        <w:t xml:space="preserve">, Exception, Abort) may each have up to </w:t>
      </w:r>
      <w:r w:rsidRPr="00EA6F69">
        <w:rPr>
          <w:b/>
          <w:bCs/>
        </w:rPr>
        <w:t>eight instances</w:t>
      </w:r>
      <w:r w:rsidRPr="00EA6F69">
        <w:t>, allowing finer-grained design flexibility.</w:t>
      </w:r>
    </w:p>
    <w:p w14:paraId="23EFE278" w14:textId="48B5302F" w:rsidR="00402EEA" w:rsidRPr="00EA6F69" w:rsidRDefault="00402EEA" w:rsidP="00402EEA">
      <w:pPr>
        <w:bidi w:val="0"/>
      </w:pPr>
      <w:r>
        <w:t xml:space="preserve">Note: SEAL uses RT interrupts to monitor adherence to timing limitations. </w:t>
      </w:r>
    </w:p>
    <w:p w14:paraId="134BCF96" w14:textId="77777777" w:rsidR="003410D1" w:rsidRPr="008707F8" w:rsidRDefault="003410D1" w:rsidP="008707F8">
      <w:pPr>
        <w:pStyle w:val="Heading3"/>
        <w:bidi w:val="0"/>
      </w:pPr>
      <w:r w:rsidRPr="008707F8">
        <w:t>Global Data Access</w:t>
      </w:r>
    </w:p>
    <w:p w14:paraId="4030A49F" w14:textId="19E79700" w:rsidR="00B66A7D" w:rsidRDefault="00B66A7D" w:rsidP="00216E0A">
      <w:pPr>
        <w:bidi w:val="0"/>
      </w:pPr>
      <w:r>
        <w:t xml:space="preserve">The drive global data stores (drive feedback and drive commands) are treated differently by ISR routines and for software scheduled routines. </w:t>
      </w:r>
    </w:p>
    <w:p w14:paraId="120B0C4B" w14:textId="3D716CE7" w:rsidR="00B66A7D" w:rsidRDefault="00B66A7D" w:rsidP="00B66A7D">
      <w:pPr>
        <w:bidi w:val="0"/>
      </w:pPr>
      <w:r>
        <w:t xml:space="preserve">For ISR, the data stores are manipulated directly. </w:t>
      </w:r>
    </w:p>
    <w:p w14:paraId="118C3284" w14:textId="153FBCF8" w:rsidR="00B66A7D" w:rsidRDefault="00B66A7D" w:rsidP="00B66A7D">
      <w:pPr>
        <w:bidi w:val="0"/>
      </w:pPr>
      <w:r>
        <w:t>For software-scheduled routines, the feedback data and the drive-command data are copied to local buffers for each function before it is called; a backup copy is prepared</w:t>
      </w:r>
      <w:r w:rsidR="00402EEA">
        <w:t>.</w:t>
      </w:r>
      <w:r>
        <w:t xml:space="preserve"> </w:t>
      </w:r>
      <w:r w:rsidR="00402EEA">
        <w:t>After</w:t>
      </w:r>
      <w:r>
        <w:t xml:space="preserve"> function returns,</w:t>
      </w:r>
      <w:r w:rsidR="00402EEA">
        <w:t xml:space="preserve"> the SEAL compares the fields that were changed by the routine, and updates only them into the drive structs.</w:t>
      </w:r>
    </w:p>
    <w:p w14:paraId="68FBC81D" w14:textId="24DEFF89" w:rsidR="007E6FB4" w:rsidRDefault="007E6FB4" w:rsidP="007E6FB4">
      <w:pPr>
        <w:bidi w:val="0"/>
      </w:pPr>
      <w:r>
        <w:t xml:space="preserve">For setup and version information, these are </w:t>
      </w:r>
      <w:r w:rsidR="008471EB">
        <w:t xml:space="preserve">referred by the updating environment as a group of numbers that need not be coherent among </w:t>
      </w:r>
      <w:proofErr w:type="gramStart"/>
      <w:r w:rsidR="008471EB">
        <w:t>themselves, and</w:t>
      </w:r>
      <w:proofErr w:type="gramEnd"/>
      <w:r w:rsidR="008471EB">
        <w:t xml:space="preserve"> being read-only they present no thread-safety challenge.</w:t>
      </w:r>
      <w:r>
        <w:t xml:space="preserve"> </w:t>
      </w:r>
    </w:p>
    <w:p w14:paraId="56F36254" w14:textId="49413F73" w:rsidR="003410D1" w:rsidRPr="00EA6F69" w:rsidRDefault="003410D1" w:rsidP="008707F8">
      <w:pPr>
        <w:bidi w:val="0"/>
      </w:pPr>
    </w:p>
    <w:p w14:paraId="55486FA4" w14:textId="77777777" w:rsidR="002333D0" w:rsidRPr="00EA6F69" w:rsidRDefault="002333D0" w:rsidP="00216E0A">
      <w:pPr>
        <w:pStyle w:val="Heading2"/>
        <w:bidi w:val="0"/>
      </w:pPr>
      <w:bookmarkStart w:id="67" w:name="_Toc206913430"/>
      <w:bookmarkStart w:id="68" w:name="_Toc206915168"/>
      <w:bookmarkStart w:id="69" w:name="_Toc208134053"/>
      <w:r w:rsidRPr="00EA6F69">
        <w:t>Function Naming and Priorities</w:t>
      </w:r>
      <w:bookmarkEnd w:id="67"/>
      <w:bookmarkEnd w:id="68"/>
      <w:bookmarkEnd w:id="69"/>
    </w:p>
    <w:p w14:paraId="56EFC12A" w14:textId="77777777" w:rsidR="002333D0" w:rsidRPr="00EA6F69" w:rsidRDefault="002333D0" w:rsidP="00216E0A">
      <w:pPr>
        <w:bidi w:val="0"/>
      </w:pPr>
      <w:r w:rsidRPr="00EA6F69">
        <w:t xml:space="preserve">The mapping between Simulink and SEAL function execution is determined by the </w:t>
      </w:r>
      <w:r w:rsidRPr="00EA6F69">
        <w:rPr>
          <w:b/>
          <w:bCs/>
        </w:rPr>
        <w:t>names of the function call ports</w:t>
      </w:r>
      <w:r w:rsidRPr="00EA6F69">
        <w:t xml:space="preserve">. These port names are transferred verbatim into the generated </w:t>
      </w:r>
      <w:proofErr w:type="gramStart"/>
      <w:r w:rsidRPr="00EA6F69">
        <w:t>code, and</w:t>
      </w:r>
      <w:proofErr w:type="gramEnd"/>
      <w:r w:rsidRPr="00EA6F69">
        <w:t xml:space="preserve"> also dictate both the </w:t>
      </w:r>
      <w:r w:rsidRPr="00EA6F69">
        <w:rPr>
          <w:b/>
          <w:bCs/>
        </w:rPr>
        <w:t>function class</w:t>
      </w:r>
      <w:r w:rsidRPr="00EA6F69">
        <w:t xml:space="preserve"> and the </w:t>
      </w:r>
      <w:r w:rsidRPr="00EA6F69">
        <w:rPr>
          <w:b/>
          <w:bCs/>
        </w:rPr>
        <w:t>scheduling order</w:t>
      </w:r>
      <w:r w:rsidRPr="00EA6F69">
        <w:t>.</w:t>
      </w:r>
    </w:p>
    <w:p w14:paraId="46D25940" w14:textId="77777777" w:rsidR="002333D0" w:rsidRPr="00EA6F69" w:rsidRDefault="002333D0" w:rsidP="00216E0A">
      <w:pPr>
        <w:numPr>
          <w:ilvl w:val="0"/>
          <w:numId w:val="24"/>
        </w:numPr>
        <w:bidi w:val="0"/>
        <w:rPr>
          <w:b/>
          <w:bCs/>
        </w:rPr>
      </w:pPr>
      <w:r w:rsidRPr="00EA6F69">
        <w:rPr>
          <w:b/>
          <w:bCs/>
        </w:rPr>
        <w:t>Naming Scheme and Class Determination</w:t>
      </w:r>
    </w:p>
    <w:p w14:paraId="0EB6C2CC" w14:textId="77777777" w:rsidR="002333D0" w:rsidRPr="00EA6F69" w:rsidRDefault="002333D0" w:rsidP="00216E0A">
      <w:pPr>
        <w:numPr>
          <w:ilvl w:val="0"/>
          <w:numId w:val="24"/>
        </w:numPr>
        <w:bidi w:val="0"/>
      </w:pPr>
      <w:r w:rsidRPr="00EA6F69">
        <w:t xml:space="preserve">A function call subsystem inherits its name directly from its </w:t>
      </w:r>
      <w:r w:rsidRPr="00EA6F69">
        <w:rPr>
          <w:b/>
          <w:bCs/>
        </w:rPr>
        <w:t>function call port</w:t>
      </w:r>
      <w:r w:rsidRPr="00EA6F69">
        <w:t>.</w:t>
      </w:r>
    </w:p>
    <w:p w14:paraId="145BB7B8" w14:textId="77777777" w:rsidR="002333D0" w:rsidRPr="00EA6F69" w:rsidRDefault="002333D0" w:rsidP="00216E0A">
      <w:pPr>
        <w:numPr>
          <w:ilvl w:val="0"/>
          <w:numId w:val="24"/>
        </w:numPr>
        <w:bidi w:val="0"/>
      </w:pPr>
      <w:r w:rsidRPr="00EA6F69">
        <w:t xml:space="preserve">The same name is assigned to the </w:t>
      </w:r>
      <w:r w:rsidRPr="00EA6F69">
        <w:rPr>
          <w:b/>
          <w:bCs/>
        </w:rPr>
        <w:t>handler function</w:t>
      </w:r>
      <w:r w:rsidRPr="00EA6F69">
        <w:t xml:space="preserve"> in the generated code.</w:t>
      </w:r>
    </w:p>
    <w:p w14:paraId="1DA3DCBF" w14:textId="77777777" w:rsidR="002333D0" w:rsidRPr="00EA6F69" w:rsidRDefault="002333D0" w:rsidP="00216E0A">
      <w:pPr>
        <w:numPr>
          <w:ilvl w:val="1"/>
          <w:numId w:val="24"/>
        </w:numPr>
        <w:bidi w:val="0"/>
      </w:pPr>
      <w:r w:rsidRPr="00EA6F69">
        <w:t>Example: A port named ISR100uControl will produce a generated function ISR100</w:t>
      </w:r>
      <w:proofErr w:type="gramStart"/>
      <w:r w:rsidRPr="00EA6F69">
        <w:t>uControl(</w:t>
      </w:r>
      <w:proofErr w:type="gramEnd"/>
      <w:r w:rsidRPr="00EA6F69">
        <w:t>).</w:t>
      </w:r>
    </w:p>
    <w:p w14:paraId="32584921" w14:textId="77777777" w:rsidR="002333D0" w:rsidRPr="00EA6F69" w:rsidRDefault="002333D0" w:rsidP="00216E0A">
      <w:pPr>
        <w:numPr>
          <w:ilvl w:val="0"/>
          <w:numId w:val="24"/>
        </w:numPr>
        <w:bidi w:val="0"/>
      </w:pPr>
      <w:r w:rsidRPr="00EA6F69">
        <w:t xml:space="preserve">The </w:t>
      </w:r>
      <w:r w:rsidRPr="00EA6F69">
        <w:rPr>
          <w:b/>
          <w:bCs/>
        </w:rPr>
        <w:t>class</w:t>
      </w:r>
      <w:r w:rsidRPr="00EA6F69">
        <w:t xml:space="preserve"> of each function is determined by the preamble of the name.</w:t>
      </w:r>
    </w:p>
    <w:p w14:paraId="7FFA443C" w14:textId="77777777" w:rsidR="002333D0" w:rsidRPr="00EA6F69" w:rsidRDefault="002333D0" w:rsidP="00216E0A">
      <w:pPr>
        <w:numPr>
          <w:ilvl w:val="1"/>
          <w:numId w:val="24"/>
        </w:numPr>
        <w:bidi w:val="0"/>
      </w:pPr>
      <w:r w:rsidRPr="00EA6F69">
        <w:t>Example: ISR100uControl → ISR class.</w:t>
      </w:r>
    </w:p>
    <w:p w14:paraId="3F18BC6A" w14:textId="77777777" w:rsidR="002333D0" w:rsidRPr="00EA6F69" w:rsidRDefault="002333D0" w:rsidP="00216E0A">
      <w:pPr>
        <w:numPr>
          <w:ilvl w:val="1"/>
          <w:numId w:val="24"/>
        </w:numPr>
        <w:bidi w:val="0"/>
      </w:pPr>
      <w:r w:rsidRPr="00EA6F69">
        <w:t xml:space="preserve">Example: Isr50uProfiler → ISR class (class detection is </w:t>
      </w:r>
      <w:r w:rsidRPr="00EA6F69">
        <w:rPr>
          <w:b/>
          <w:bCs/>
        </w:rPr>
        <w:t>case-insensitive</w:t>
      </w:r>
      <w:r w:rsidRPr="00EA6F69">
        <w:t>).</w:t>
      </w:r>
    </w:p>
    <w:p w14:paraId="330109D9" w14:textId="77777777" w:rsidR="002333D0" w:rsidRPr="00EA6F69" w:rsidRDefault="002333D0" w:rsidP="00216E0A">
      <w:pPr>
        <w:numPr>
          <w:ilvl w:val="0"/>
          <w:numId w:val="24"/>
        </w:numPr>
        <w:bidi w:val="0"/>
      </w:pPr>
      <w:r w:rsidRPr="00EA6F69">
        <w:t xml:space="preserve">Valid class prefixes </w:t>
      </w:r>
      <w:proofErr w:type="gramStart"/>
      <w:r w:rsidRPr="00EA6F69">
        <w:t>are:</w:t>
      </w:r>
      <w:proofErr w:type="gramEnd"/>
      <w:r w:rsidRPr="00EA6F69">
        <w:t xml:space="preserve"> </w:t>
      </w:r>
      <w:r w:rsidRPr="00EA6F69">
        <w:rPr>
          <w:b/>
          <w:bCs/>
        </w:rPr>
        <w:t xml:space="preserve">Setup, ISR, </w:t>
      </w:r>
      <w:proofErr w:type="spellStart"/>
      <w:r w:rsidRPr="00EA6F69">
        <w:rPr>
          <w:b/>
          <w:bCs/>
        </w:rPr>
        <w:t>IdleLoop</w:t>
      </w:r>
      <w:proofErr w:type="spellEnd"/>
      <w:r w:rsidRPr="00EA6F69">
        <w:rPr>
          <w:b/>
          <w:bCs/>
        </w:rPr>
        <w:t>, Exception, Abort</w:t>
      </w:r>
      <w:r w:rsidRPr="00EA6F69">
        <w:t>.</w:t>
      </w:r>
    </w:p>
    <w:p w14:paraId="49E38D6B" w14:textId="77777777" w:rsidR="002333D0" w:rsidRPr="00EA6F69" w:rsidRDefault="002333D0" w:rsidP="00216E0A">
      <w:pPr>
        <w:numPr>
          <w:ilvl w:val="0"/>
          <w:numId w:val="24"/>
        </w:numPr>
        <w:bidi w:val="0"/>
        <w:rPr>
          <w:b/>
          <w:bCs/>
        </w:rPr>
      </w:pPr>
      <w:r w:rsidRPr="00EA6F69">
        <w:rPr>
          <w:b/>
          <w:bCs/>
        </w:rPr>
        <w:t>Sequencing by Port Numbers</w:t>
      </w:r>
    </w:p>
    <w:p w14:paraId="39B51591" w14:textId="77777777" w:rsidR="002333D0" w:rsidRPr="00EA6F69" w:rsidRDefault="002333D0" w:rsidP="00216E0A">
      <w:pPr>
        <w:bidi w:val="0"/>
      </w:pPr>
      <w:r w:rsidRPr="00EA6F69">
        <w:t xml:space="preserve">For all classes </w:t>
      </w:r>
      <w:r w:rsidRPr="00EA6F69">
        <w:rPr>
          <w:b/>
          <w:bCs/>
        </w:rPr>
        <w:t>except ISR and Setup</w:t>
      </w:r>
      <w:r w:rsidRPr="00EA6F69">
        <w:t xml:space="preserve">, execution order is determined by the </w:t>
      </w:r>
      <w:r w:rsidRPr="00EA6F69">
        <w:rPr>
          <w:b/>
          <w:bCs/>
        </w:rPr>
        <w:t>port numbers</w:t>
      </w:r>
      <w:r w:rsidRPr="00EA6F69">
        <w:t>:</w:t>
      </w:r>
    </w:p>
    <w:p w14:paraId="73093164" w14:textId="77777777" w:rsidR="002333D0" w:rsidRPr="00EA6F69" w:rsidRDefault="002333D0" w:rsidP="00216E0A">
      <w:pPr>
        <w:numPr>
          <w:ilvl w:val="0"/>
          <w:numId w:val="25"/>
        </w:numPr>
        <w:bidi w:val="0"/>
      </w:pPr>
      <w:r w:rsidRPr="00EA6F69">
        <w:lastRenderedPageBreak/>
        <w:t xml:space="preserve">Example: Ports IdleLoop1, IdleLoop2, and </w:t>
      </w:r>
      <w:proofErr w:type="spellStart"/>
      <w:r w:rsidRPr="00EA6F69">
        <w:t>IdleLoopLast</w:t>
      </w:r>
      <w:proofErr w:type="spellEnd"/>
      <w:r w:rsidRPr="00EA6F69">
        <w:t xml:space="preserve"> assigned port numbers 7, 1, and 10 will be executed in the order:</w:t>
      </w:r>
      <w:r w:rsidRPr="00EA6F69">
        <w:br/>
        <w:t xml:space="preserve">IdleLoop2 → IdleLoop1 → </w:t>
      </w:r>
      <w:proofErr w:type="spellStart"/>
      <w:r w:rsidRPr="00EA6F69">
        <w:t>IdleLoopLast</w:t>
      </w:r>
      <w:proofErr w:type="spellEnd"/>
      <w:r w:rsidRPr="00EA6F69">
        <w:t>.</w:t>
      </w:r>
    </w:p>
    <w:p w14:paraId="42B8C1BD" w14:textId="77777777" w:rsidR="002333D0" w:rsidRPr="00EA6F69" w:rsidRDefault="002333D0" w:rsidP="00216E0A">
      <w:pPr>
        <w:numPr>
          <w:ilvl w:val="0"/>
          <w:numId w:val="24"/>
        </w:numPr>
        <w:bidi w:val="0"/>
        <w:rPr>
          <w:b/>
          <w:bCs/>
        </w:rPr>
      </w:pPr>
      <w:r w:rsidRPr="00EA6F69">
        <w:rPr>
          <w:b/>
          <w:bCs/>
        </w:rPr>
        <w:t>ISR Naming and Priority Rules</w:t>
      </w:r>
    </w:p>
    <w:p w14:paraId="44ED459A" w14:textId="77777777" w:rsidR="002333D0" w:rsidRPr="00EA6F69" w:rsidRDefault="002333D0" w:rsidP="00216E0A">
      <w:pPr>
        <w:bidi w:val="0"/>
      </w:pPr>
      <w:r w:rsidRPr="00EA6F69">
        <w:t>ISRs follow a stricter naming convention:</w:t>
      </w:r>
    </w:p>
    <w:p w14:paraId="5D940BE5" w14:textId="77777777" w:rsidR="002333D0" w:rsidRPr="00EA6F69" w:rsidRDefault="002333D0" w:rsidP="00216E0A">
      <w:pPr>
        <w:numPr>
          <w:ilvl w:val="0"/>
          <w:numId w:val="26"/>
        </w:numPr>
        <w:bidi w:val="0"/>
      </w:pPr>
      <w:r w:rsidRPr="00EA6F69">
        <w:t>Must be named ISR&lt;number&gt;u&lt;anything&gt;.</w:t>
      </w:r>
    </w:p>
    <w:p w14:paraId="13994010" w14:textId="7644DA46" w:rsidR="002333D0" w:rsidRPr="00EA6F69" w:rsidRDefault="002333D0" w:rsidP="00216E0A">
      <w:pPr>
        <w:numPr>
          <w:ilvl w:val="0"/>
          <w:numId w:val="26"/>
        </w:numPr>
        <w:bidi w:val="0"/>
      </w:pPr>
      <w:r w:rsidRPr="00EA6F69">
        <w:t xml:space="preserve">The &lt;number&gt; specifies the </w:t>
      </w:r>
      <w:r w:rsidRPr="00EA6F69">
        <w:rPr>
          <w:b/>
          <w:bCs/>
        </w:rPr>
        <w:t>expected period in microseconds</w:t>
      </w:r>
      <w:r w:rsidRPr="00EA6F69">
        <w:t>.</w:t>
      </w:r>
      <w:r w:rsidR="001A60DF" w:rsidRPr="00EA6F69">
        <w:t xml:space="preserve"> If the period is not an integer multiple of 1usec, the fraction may be placed following '_' or 'p'. Remember, however, that ISR period times</w:t>
      </w:r>
      <w:r w:rsidR="001A60DF" w:rsidRPr="00EA6F69">
        <w:rPr>
          <w:b/>
          <w:bCs/>
        </w:rPr>
        <w:t xml:space="preserve"> </w:t>
      </w:r>
      <w:r w:rsidR="001A60DF" w:rsidRPr="00EA6F69">
        <w:t xml:space="preserve">must be integer multiples of the drive basic Ts. Hint: </w:t>
      </w:r>
      <w:proofErr w:type="spellStart"/>
      <w:r w:rsidR="001A60DF" w:rsidRPr="00EA6F69">
        <w:t>SolFlow</w:t>
      </w:r>
      <w:proofErr w:type="spellEnd"/>
      <w:r w:rsidR="001A60DF" w:rsidRPr="00EA6F69">
        <w:t xml:space="preserve"> exposes the basic sampling time as the </w:t>
      </w:r>
      <w:proofErr w:type="spellStart"/>
      <w:r w:rsidR="001A60DF" w:rsidRPr="00EA6F69">
        <w:t>Matlab</w:t>
      </w:r>
      <w:proofErr w:type="spellEnd"/>
      <w:r w:rsidR="001A60DF" w:rsidRPr="00EA6F69">
        <w:t xml:space="preserve"> variable </w:t>
      </w:r>
      <w:proofErr w:type="spellStart"/>
      <w:r w:rsidR="001A60DF" w:rsidRPr="00EA6F69">
        <w:t>SealProjectDescriptor.BaseTs</w:t>
      </w:r>
      <w:proofErr w:type="spellEnd"/>
    </w:p>
    <w:p w14:paraId="793B608E" w14:textId="77777777" w:rsidR="002333D0" w:rsidRPr="00EA6F69" w:rsidRDefault="002333D0" w:rsidP="00216E0A">
      <w:pPr>
        <w:numPr>
          <w:ilvl w:val="1"/>
          <w:numId w:val="26"/>
        </w:numPr>
        <w:bidi w:val="0"/>
      </w:pPr>
      <w:r w:rsidRPr="00EA6F69">
        <w:t xml:space="preserve">Example: ISR100uControl → nominal rate of 100 </w:t>
      </w:r>
      <w:proofErr w:type="spellStart"/>
      <w:r w:rsidRPr="00EA6F69">
        <w:t>μs</w:t>
      </w:r>
      <w:proofErr w:type="spellEnd"/>
      <w:r w:rsidRPr="00EA6F69">
        <w:t>.</w:t>
      </w:r>
    </w:p>
    <w:p w14:paraId="7AA00C24" w14:textId="212C983E" w:rsidR="001A60DF" w:rsidRPr="00EA6F69" w:rsidRDefault="001A60DF" w:rsidP="00216E0A">
      <w:pPr>
        <w:numPr>
          <w:ilvl w:val="1"/>
          <w:numId w:val="26"/>
        </w:numPr>
        <w:bidi w:val="0"/>
      </w:pPr>
      <w:r w:rsidRPr="00EA6F69">
        <w:t xml:space="preserve">Example: ISR100p5uControl → nominal rate of 100.5 </w:t>
      </w:r>
      <w:proofErr w:type="spellStart"/>
      <w:r w:rsidRPr="00EA6F69">
        <w:t>μs</w:t>
      </w:r>
      <w:proofErr w:type="spellEnd"/>
      <w:r w:rsidRPr="00EA6F69">
        <w:t>.</w:t>
      </w:r>
    </w:p>
    <w:p w14:paraId="64521E96" w14:textId="12841C28" w:rsidR="001A60DF" w:rsidRPr="00EA6F69" w:rsidRDefault="001A60DF" w:rsidP="00216E0A">
      <w:pPr>
        <w:numPr>
          <w:ilvl w:val="1"/>
          <w:numId w:val="26"/>
        </w:numPr>
        <w:bidi w:val="0"/>
      </w:pPr>
      <w:r w:rsidRPr="00EA6F69">
        <w:t xml:space="preserve">Example: ISR100_5uControl → nominal rate of 100.5 </w:t>
      </w:r>
      <w:proofErr w:type="spellStart"/>
      <w:r w:rsidRPr="00EA6F69">
        <w:t>μs</w:t>
      </w:r>
      <w:proofErr w:type="spellEnd"/>
      <w:r w:rsidRPr="00EA6F69">
        <w:t>.</w:t>
      </w:r>
    </w:p>
    <w:p w14:paraId="75F41102" w14:textId="77777777" w:rsidR="002333D0" w:rsidRPr="00EA6F69" w:rsidRDefault="002333D0" w:rsidP="00216E0A">
      <w:pPr>
        <w:numPr>
          <w:ilvl w:val="0"/>
          <w:numId w:val="26"/>
        </w:numPr>
        <w:bidi w:val="0"/>
      </w:pPr>
      <w:r w:rsidRPr="00EA6F69">
        <w:t>ISR priorities are assigned as follows:</w:t>
      </w:r>
    </w:p>
    <w:p w14:paraId="2F3D6972" w14:textId="77777777" w:rsidR="002333D0" w:rsidRPr="00EA6F69" w:rsidRDefault="002333D0" w:rsidP="00216E0A">
      <w:pPr>
        <w:numPr>
          <w:ilvl w:val="1"/>
          <w:numId w:val="26"/>
        </w:numPr>
        <w:bidi w:val="0"/>
      </w:pPr>
      <w:r w:rsidRPr="00EA6F69">
        <w:rPr>
          <w:b/>
          <w:bCs/>
        </w:rPr>
        <w:t>Highest priority</w:t>
      </w:r>
      <w:r w:rsidRPr="00EA6F69">
        <w:t xml:space="preserve"> goes to the ISR with the </w:t>
      </w:r>
      <w:r w:rsidRPr="00EA6F69">
        <w:rPr>
          <w:b/>
          <w:bCs/>
        </w:rPr>
        <w:t>shortest period</w:t>
      </w:r>
      <w:r w:rsidRPr="00EA6F69">
        <w:t>.</w:t>
      </w:r>
    </w:p>
    <w:p w14:paraId="62030DA8" w14:textId="77777777" w:rsidR="002333D0" w:rsidRPr="00EA6F69" w:rsidRDefault="002333D0" w:rsidP="00216E0A">
      <w:pPr>
        <w:numPr>
          <w:ilvl w:val="1"/>
          <w:numId w:val="26"/>
        </w:numPr>
        <w:bidi w:val="0"/>
      </w:pPr>
      <w:r w:rsidRPr="00EA6F69">
        <w:t xml:space="preserve">If multiple ISRs have the same period, their relative priority is resolved by </w:t>
      </w:r>
      <w:r w:rsidRPr="00EA6F69">
        <w:rPr>
          <w:b/>
          <w:bCs/>
        </w:rPr>
        <w:t>port numbers</w:t>
      </w:r>
      <w:r w:rsidRPr="00EA6F69">
        <w:t>.</w:t>
      </w:r>
    </w:p>
    <w:p w14:paraId="2A2FDEAB" w14:textId="77777777" w:rsidR="002333D0" w:rsidRPr="00EA6F69" w:rsidRDefault="002333D0" w:rsidP="00216E0A">
      <w:pPr>
        <w:numPr>
          <w:ilvl w:val="0"/>
          <w:numId w:val="24"/>
        </w:numPr>
        <w:bidi w:val="0"/>
        <w:rPr>
          <w:b/>
          <w:bCs/>
        </w:rPr>
      </w:pPr>
      <w:r w:rsidRPr="00EA6F69">
        <w:rPr>
          <w:b/>
          <w:bCs/>
        </w:rPr>
        <w:t>Post-Processing and Validation</w:t>
      </w:r>
    </w:p>
    <w:p w14:paraId="097E0A89" w14:textId="77777777" w:rsidR="002333D0" w:rsidRPr="00EA6F69" w:rsidRDefault="002333D0" w:rsidP="00216E0A">
      <w:pPr>
        <w:bidi w:val="0"/>
      </w:pPr>
      <w:r w:rsidRPr="00EA6F69">
        <w:t xml:space="preserve">The code generation step includes a </w:t>
      </w:r>
      <w:r w:rsidRPr="00EA6F69">
        <w:rPr>
          <w:b/>
          <w:bCs/>
        </w:rPr>
        <w:t>post-processor</w:t>
      </w:r>
      <w:r w:rsidRPr="00EA6F69">
        <w:t xml:space="preserve"> that validates function naming and classification:</w:t>
      </w:r>
    </w:p>
    <w:p w14:paraId="4366D707" w14:textId="77777777" w:rsidR="002333D0" w:rsidRPr="00EA6F69" w:rsidRDefault="002333D0" w:rsidP="00216E0A">
      <w:pPr>
        <w:numPr>
          <w:ilvl w:val="0"/>
          <w:numId w:val="27"/>
        </w:numPr>
        <w:bidi w:val="0"/>
      </w:pPr>
      <w:r w:rsidRPr="00EA6F69">
        <w:t>If a function name cannot be correctly sorted into its class or timing slot, the model will still compile.</w:t>
      </w:r>
    </w:p>
    <w:p w14:paraId="5B53F64B" w14:textId="77777777" w:rsidR="002333D0" w:rsidRPr="00EA6F69" w:rsidRDefault="002333D0" w:rsidP="00216E0A">
      <w:pPr>
        <w:numPr>
          <w:ilvl w:val="0"/>
          <w:numId w:val="27"/>
        </w:numPr>
        <w:bidi w:val="0"/>
      </w:pPr>
      <w:r w:rsidRPr="00EA6F69">
        <w:t xml:space="preserve">However, a </w:t>
      </w:r>
      <w:r w:rsidRPr="00EA6F69">
        <w:rPr>
          <w:b/>
          <w:bCs/>
        </w:rPr>
        <w:t>warning is issued</w:t>
      </w:r>
      <w:r w:rsidRPr="00EA6F69">
        <w:t xml:space="preserve">, and the generated code will </w:t>
      </w:r>
      <w:r w:rsidRPr="00EA6F69">
        <w:rPr>
          <w:b/>
          <w:bCs/>
        </w:rPr>
        <w:t>not be accepted for loading</w:t>
      </w:r>
      <w:r w:rsidRPr="00EA6F69">
        <w:t xml:space="preserve"> to the target.</w:t>
      </w:r>
    </w:p>
    <w:p w14:paraId="3F1C716A" w14:textId="77777777" w:rsidR="002333D0" w:rsidRPr="00EA6F69" w:rsidRDefault="002333D0" w:rsidP="00216E0A">
      <w:pPr>
        <w:bidi w:val="0"/>
      </w:pPr>
      <w:r w:rsidRPr="00EA6F69">
        <w:t xml:space="preserve">This scheme is necessary because </w:t>
      </w:r>
      <w:r w:rsidRPr="00EA6F69">
        <w:rPr>
          <w:b/>
          <w:bCs/>
        </w:rPr>
        <w:t>Simulink does not export scheduling data</w:t>
      </w:r>
      <w:r w:rsidRPr="00EA6F69">
        <w:t xml:space="preserve"> unless a </w:t>
      </w:r>
      <w:proofErr w:type="gramStart"/>
      <w:r w:rsidRPr="00EA6F69">
        <w:t>main(</w:t>
      </w:r>
      <w:proofErr w:type="gramEnd"/>
      <w:r w:rsidRPr="00EA6F69">
        <w:t xml:space="preserve">) is generated. SEAL, being hosted by an external scheduler, relies instead on the </w:t>
      </w:r>
      <w:r w:rsidRPr="00EA6F69">
        <w:rPr>
          <w:b/>
          <w:bCs/>
        </w:rPr>
        <w:t>naming convention</w:t>
      </w:r>
      <w:r w:rsidRPr="00EA6F69">
        <w:t xml:space="preserve"> for class and timing.</w:t>
      </w:r>
    </w:p>
    <w:p w14:paraId="4137C500" w14:textId="77777777" w:rsidR="002333D0" w:rsidRPr="00EA6F69" w:rsidRDefault="002333D0" w:rsidP="00216E0A">
      <w:pPr>
        <w:numPr>
          <w:ilvl w:val="0"/>
          <w:numId w:val="24"/>
        </w:numPr>
        <w:bidi w:val="0"/>
        <w:rPr>
          <w:b/>
          <w:bCs/>
        </w:rPr>
      </w:pPr>
      <w:r w:rsidRPr="00EA6F69">
        <w:rPr>
          <w:b/>
          <w:bCs/>
        </w:rPr>
        <w:t>Harness Model Considerations</w:t>
      </w:r>
    </w:p>
    <w:p w14:paraId="138D7482" w14:textId="77777777" w:rsidR="002333D0" w:rsidRPr="00EA6F69" w:rsidRDefault="002333D0" w:rsidP="00216E0A">
      <w:pPr>
        <w:bidi w:val="0"/>
      </w:pPr>
      <w:r w:rsidRPr="00EA6F69">
        <w:t>When testing SEAL with a harness model, special care must be taken:</w:t>
      </w:r>
    </w:p>
    <w:p w14:paraId="34BB5B18" w14:textId="77777777" w:rsidR="002333D0" w:rsidRPr="00EA6F69" w:rsidRDefault="002333D0" w:rsidP="00216E0A">
      <w:pPr>
        <w:numPr>
          <w:ilvl w:val="0"/>
          <w:numId w:val="28"/>
        </w:numPr>
        <w:bidi w:val="0"/>
      </w:pPr>
      <w:proofErr w:type="spellStart"/>
      <w:r w:rsidRPr="00EA6F69">
        <w:rPr>
          <w:b/>
          <w:bCs/>
        </w:rPr>
        <w:t>IdleLoop</w:t>
      </w:r>
      <w:proofErr w:type="spellEnd"/>
      <w:r w:rsidRPr="00EA6F69">
        <w:rPr>
          <w:b/>
          <w:bCs/>
        </w:rPr>
        <w:t xml:space="preserve"> Frequency</w:t>
      </w:r>
      <w:r w:rsidRPr="00EA6F69">
        <w:t xml:space="preserve"> – The frequency of </w:t>
      </w:r>
      <w:proofErr w:type="spellStart"/>
      <w:r w:rsidRPr="00EA6F69">
        <w:t>IdleLoop</w:t>
      </w:r>
      <w:proofErr w:type="spellEnd"/>
      <w:r w:rsidRPr="00EA6F69">
        <w:t xml:space="preserve"> scanning is determined by the actual </w:t>
      </w:r>
      <w:r w:rsidRPr="00EA6F69">
        <w:rPr>
          <w:b/>
          <w:bCs/>
        </w:rPr>
        <w:t>target processor load and speed</w:t>
      </w:r>
      <w:r w:rsidRPr="00EA6F69">
        <w:t xml:space="preserve"> (e.g., a C29xx will run </w:t>
      </w:r>
      <w:proofErr w:type="spellStart"/>
      <w:r w:rsidRPr="00EA6F69">
        <w:t>IdleLoop</w:t>
      </w:r>
      <w:proofErr w:type="spellEnd"/>
      <w:r w:rsidRPr="00EA6F69">
        <w:t xml:space="preserve"> much faster than a C28xx). This cannot be reproduced faithfully in simulation.</w:t>
      </w:r>
    </w:p>
    <w:p w14:paraId="12A28695" w14:textId="77777777" w:rsidR="002333D0" w:rsidRPr="00EA6F69" w:rsidRDefault="002333D0" w:rsidP="00216E0A">
      <w:pPr>
        <w:numPr>
          <w:ilvl w:val="1"/>
          <w:numId w:val="28"/>
        </w:numPr>
        <w:bidi w:val="0"/>
      </w:pPr>
      <w:r w:rsidRPr="00EA6F69">
        <w:t xml:space="preserve">For better realism, the modeler may read and import </w:t>
      </w:r>
      <w:r w:rsidRPr="00EA6F69">
        <w:rPr>
          <w:b/>
          <w:bCs/>
        </w:rPr>
        <w:t>actual execution times</w:t>
      </w:r>
      <w:r w:rsidRPr="00EA6F69">
        <w:t xml:space="preserve"> from the target once the system is running.</w:t>
      </w:r>
    </w:p>
    <w:p w14:paraId="0011B3F6" w14:textId="77777777" w:rsidR="002333D0" w:rsidRPr="00EA6F69" w:rsidRDefault="002333D0" w:rsidP="00216E0A">
      <w:pPr>
        <w:numPr>
          <w:ilvl w:val="0"/>
          <w:numId w:val="28"/>
        </w:numPr>
        <w:bidi w:val="0"/>
      </w:pPr>
      <w:r w:rsidRPr="00EA6F69">
        <w:rPr>
          <w:b/>
          <w:bCs/>
        </w:rPr>
        <w:t>Function Call Generator Periods</w:t>
      </w:r>
      <w:r w:rsidRPr="00EA6F69">
        <w:t xml:space="preserve"> – In the harness model, the periods of the </w:t>
      </w:r>
      <w:r w:rsidRPr="00EA6F69">
        <w:rPr>
          <w:b/>
          <w:bCs/>
        </w:rPr>
        <w:t>function call generator</w:t>
      </w:r>
      <w:r w:rsidRPr="00EA6F69">
        <w:t xml:space="preserve"> must be matched </w:t>
      </w:r>
      <w:r w:rsidRPr="00EA6F69">
        <w:rPr>
          <w:b/>
          <w:bCs/>
        </w:rPr>
        <w:t>manually</w:t>
      </w:r>
      <w:r w:rsidRPr="00EA6F69">
        <w:t xml:space="preserve"> to the ISR periods implied </w:t>
      </w:r>
      <w:r w:rsidRPr="00EA6F69">
        <w:lastRenderedPageBreak/>
        <w:t>by the port names. Otherwise, harness simulation will not reflect actual scheduling.</w:t>
      </w:r>
    </w:p>
    <w:p w14:paraId="47ADA993" w14:textId="6B9BA822" w:rsidR="005E3A82" w:rsidRPr="00EA6F69" w:rsidRDefault="005E3A82" w:rsidP="00216E0A">
      <w:pPr>
        <w:pStyle w:val="Heading2"/>
        <w:bidi w:val="0"/>
      </w:pPr>
      <w:bookmarkStart w:id="70" w:name="_Toc206913431"/>
      <w:bookmarkStart w:id="71" w:name="_Toc206915169"/>
      <w:bookmarkStart w:id="72" w:name="_Toc208134054"/>
      <w:r w:rsidRPr="00EA6F69">
        <w:rPr>
          <w:b/>
          <w:bCs/>
        </w:rPr>
        <w:t>Limitations (SEAL Export Function Module)</w:t>
      </w:r>
      <w:bookmarkEnd w:id="70"/>
      <w:bookmarkEnd w:id="71"/>
      <w:bookmarkEnd w:id="72"/>
    </w:p>
    <w:p w14:paraId="6C4F3588" w14:textId="0719CFA9" w:rsidR="005E3A82" w:rsidRPr="00EA6F69" w:rsidRDefault="005E3A82" w:rsidP="00216E0A">
      <w:pPr>
        <w:bidi w:val="0"/>
      </w:pPr>
      <w:r w:rsidRPr="00EA6F69">
        <w:rPr>
          <w:b/>
          <w:bCs/>
        </w:rPr>
        <w:t>Scope.</w:t>
      </w:r>
      <w:r w:rsidRPr="00EA6F69">
        <w:t xml:space="preserve"> This section lists the limitations of the </w:t>
      </w:r>
      <w:r w:rsidRPr="00EA6F69">
        <w:rPr>
          <w:b/>
          <w:bCs/>
        </w:rPr>
        <w:t>SEAL implementation form</w:t>
      </w:r>
      <w:r w:rsidRPr="00EA6F69">
        <w:t xml:space="preserve">. These are </w:t>
      </w:r>
      <w:r w:rsidRPr="00EA6F69">
        <w:rPr>
          <w:b/>
          <w:bCs/>
        </w:rPr>
        <w:t>in addition to</w:t>
      </w:r>
      <w:r w:rsidRPr="00EA6F69">
        <w:t xml:space="preserve"> general code-generation constraints (e.g., </w:t>
      </w:r>
      <w:r w:rsidRPr="00EA6F69">
        <w:rPr>
          <w:b/>
          <w:bCs/>
        </w:rPr>
        <w:t>no solver/continuous-time semantics</w:t>
      </w:r>
      <w:r w:rsidRPr="00EA6F69">
        <w:t xml:space="preserve">, </w:t>
      </w:r>
      <w:r w:rsidRPr="00EA6F69">
        <w:rPr>
          <w:b/>
          <w:bCs/>
        </w:rPr>
        <w:t>strict typing</w:t>
      </w:r>
      <w:r w:rsidRPr="00EA6F69">
        <w:t xml:space="preserve">, </w:t>
      </w:r>
      <w:r w:rsidRPr="00EA6F69">
        <w:rPr>
          <w:b/>
          <w:bCs/>
        </w:rPr>
        <w:t>no dynamic/variable sizing</w:t>
      </w:r>
      <w:r w:rsidRPr="00EA6F69">
        <w:t xml:space="preserve">), which apply broadly to all embedded </w:t>
      </w:r>
      <w:proofErr w:type="spellStart"/>
      <w:r w:rsidRPr="00EA6F69">
        <w:t>cosder</w:t>
      </w:r>
      <w:proofErr w:type="spellEnd"/>
      <w:r w:rsidRPr="00EA6F69">
        <w:t xml:space="preserve"> artifacts and are not SEAL-specific.</w:t>
      </w:r>
    </w:p>
    <w:p w14:paraId="35C58709" w14:textId="77777777" w:rsidR="005E3A82" w:rsidRPr="00EA6F69" w:rsidRDefault="005E3A82" w:rsidP="00216E0A">
      <w:pPr>
        <w:pStyle w:val="Heading3"/>
        <w:bidi w:val="0"/>
      </w:pPr>
      <w:bookmarkStart w:id="73" w:name="_Toc206913432"/>
      <w:bookmarkStart w:id="74" w:name="_Toc206915170"/>
      <w:bookmarkStart w:id="75" w:name="_Toc208134055"/>
      <w:r w:rsidRPr="00EA6F69">
        <w:t>Host / runtime constraints</w:t>
      </w:r>
      <w:bookmarkEnd w:id="73"/>
      <w:bookmarkEnd w:id="74"/>
      <w:bookmarkEnd w:id="75"/>
    </w:p>
    <w:p w14:paraId="75DA3C02" w14:textId="77777777" w:rsidR="005E3A82" w:rsidRPr="00EA6F69" w:rsidRDefault="005E3A82" w:rsidP="00216E0A">
      <w:pPr>
        <w:numPr>
          <w:ilvl w:val="0"/>
          <w:numId w:val="48"/>
        </w:numPr>
        <w:bidi w:val="0"/>
      </w:pPr>
      <w:r w:rsidRPr="00EA6F69">
        <w:rPr>
          <w:b/>
          <w:bCs/>
        </w:rPr>
        <w:t>No dynamic memory (no heap).</w:t>
      </w:r>
      <w:r w:rsidRPr="00EA6F69">
        <w:t xml:space="preserve"> Allocation from the heap is </w:t>
      </w:r>
      <w:r w:rsidRPr="00EA6F69">
        <w:rPr>
          <w:b/>
          <w:bCs/>
        </w:rPr>
        <w:t>disallowed</w:t>
      </w:r>
      <w:r w:rsidRPr="00EA6F69">
        <w:t xml:space="preserve"> for safety and repeatability; we cannot risk memory leaks, fragmentation, or non-deterministic garbage collection.</w:t>
      </w:r>
    </w:p>
    <w:p w14:paraId="305025E1" w14:textId="18F59DBD" w:rsidR="001A60DF" w:rsidRPr="00EA6F69" w:rsidRDefault="001A60DF" w:rsidP="00216E0A">
      <w:pPr>
        <w:numPr>
          <w:ilvl w:val="0"/>
          <w:numId w:val="48"/>
        </w:numPr>
        <w:bidi w:val="0"/>
      </w:pPr>
      <w:r w:rsidRPr="00EA6F69">
        <w:rPr>
          <w:b/>
          <w:bCs/>
        </w:rPr>
        <w:t xml:space="preserve">ISR period </w:t>
      </w:r>
      <w:proofErr w:type="gramStart"/>
      <w:r w:rsidRPr="00EA6F69">
        <w:rPr>
          <w:b/>
          <w:bCs/>
        </w:rPr>
        <w:t>times</w:t>
      </w:r>
      <w:proofErr w:type="gramEnd"/>
      <w:r w:rsidRPr="00EA6F69">
        <w:rPr>
          <w:b/>
          <w:bCs/>
        </w:rPr>
        <w:t xml:space="preserve"> </w:t>
      </w:r>
      <w:r w:rsidRPr="00EA6F69">
        <w:t xml:space="preserve">must be integer multiples of the drive basic Ts. Hint: The </w:t>
      </w:r>
      <w:proofErr w:type="spellStart"/>
      <w:r w:rsidRPr="00EA6F69">
        <w:t>SolFlow</w:t>
      </w:r>
      <w:proofErr w:type="spellEnd"/>
      <w:r w:rsidRPr="00EA6F69">
        <w:t xml:space="preserve"> exposes this as the </w:t>
      </w:r>
      <w:proofErr w:type="spellStart"/>
      <w:r w:rsidRPr="00EA6F69">
        <w:t>Matlab</w:t>
      </w:r>
      <w:proofErr w:type="spellEnd"/>
      <w:r w:rsidRPr="00EA6F69">
        <w:t xml:space="preserve"> variable </w:t>
      </w:r>
      <w:proofErr w:type="spellStart"/>
      <w:r w:rsidRPr="00EA6F69">
        <w:t>SealProjectDescriptor.BaseTs</w:t>
      </w:r>
      <w:proofErr w:type="spellEnd"/>
      <w:r w:rsidR="0097781F">
        <w:t xml:space="preserve">. Note: This is not a physical limitation but intentional.  We want the seal action </w:t>
      </w:r>
      <w:proofErr w:type="gramStart"/>
      <w:r w:rsidR="0097781F">
        <w:t>remain</w:t>
      </w:r>
      <w:proofErr w:type="gramEnd"/>
      <w:r w:rsidR="0097781F">
        <w:t xml:space="preserve"> synchronized to the actions of the main CPU. </w:t>
      </w:r>
      <w:proofErr w:type="gramStart"/>
      <w:r w:rsidR="0097781F">
        <w:t>Otherwise</w:t>
      </w:r>
      <w:proofErr w:type="gramEnd"/>
      <w:r w:rsidR="0097781F">
        <w:t xml:space="preserve"> timing mismatches will cause hard-to-explain subharmonics phenomena. </w:t>
      </w:r>
    </w:p>
    <w:p w14:paraId="503D0D77" w14:textId="38EAB9FE" w:rsidR="005E3A82" w:rsidRPr="00EA6F69" w:rsidRDefault="005E3A82" w:rsidP="00216E0A">
      <w:pPr>
        <w:numPr>
          <w:ilvl w:val="0"/>
          <w:numId w:val="48"/>
        </w:numPr>
        <w:bidi w:val="0"/>
      </w:pPr>
      <w:r w:rsidRPr="00EA6F69">
        <w:rPr>
          <w:b/>
          <w:bCs/>
        </w:rPr>
        <w:t>C++ excluded.</w:t>
      </w:r>
      <w:r w:rsidRPr="00EA6F69">
        <w:t xml:space="preserve"> For the same reasons, </w:t>
      </w:r>
      <w:r w:rsidRPr="00EA6F69">
        <w:rPr>
          <w:b/>
          <w:bCs/>
        </w:rPr>
        <w:t>C++ is not permitted</w:t>
      </w:r>
      <w:r w:rsidRPr="00EA6F69">
        <w:t xml:space="preserve">: common patterns (including library calls, operators, and hidden temporaries) may allocate/deallocate without the programmer’s awareness, violating the "no heap" constraint. The implementation is </w:t>
      </w:r>
      <w:r w:rsidRPr="00EA6F69">
        <w:rPr>
          <w:b/>
          <w:bCs/>
        </w:rPr>
        <w:t>C only</w:t>
      </w:r>
      <w:r w:rsidRPr="00EA6F69">
        <w:t>, with static/fixed storage.</w:t>
      </w:r>
    </w:p>
    <w:p w14:paraId="513A6812" w14:textId="77777777" w:rsidR="005E3A82" w:rsidRPr="00EA6F69" w:rsidRDefault="005E3A82" w:rsidP="00216E0A">
      <w:pPr>
        <w:pStyle w:val="Heading3"/>
        <w:bidi w:val="0"/>
      </w:pPr>
      <w:bookmarkStart w:id="76" w:name="_Toc206913433"/>
      <w:bookmarkStart w:id="77" w:name="_Toc206915171"/>
      <w:bookmarkStart w:id="78" w:name="_Toc208134056"/>
      <w:r w:rsidRPr="00EA6F69">
        <w:t>SEAL implementation-form constraints</w:t>
      </w:r>
      <w:bookmarkEnd w:id="76"/>
      <w:bookmarkEnd w:id="77"/>
      <w:bookmarkEnd w:id="78"/>
    </w:p>
    <w:p w14:paraId="48B74C36" w14:textId="77777777" w:rsidR="005E3A82" w:rsidRPr="00EA6F69" w:rsidRDefault="005E3A82" w:rsidP="00216E0A">
      <w:pPr>
        <w:numPr>
          <w:ilvl w:val="0"/>
          <w:numId w:val="49"/>
        </w:numPr>
        <w:bidi w:val="0"/>
      </w:pPr>
      <w:r w:rsidRPr="00EA6F69">
        <w:rPr>
          <w:b/>
          <w:bCs/>
        </w:rPr>
        <w:t>Scheduling inferred from port names and numbers.</w:t>
      </w:r>
      <w:r w:rsidRPr="00EA6F69">
        <w:br/>
        <w:t xml:space="preserve">Simulink does not emit scheduling metadata without a generated </w:t>
      </w:r>
      <w:proofErr w:type="gramStart"/>
      <w:r w:rsidRPr="00EA6F69">
        <w:t>main(</w:t>
      </w:r>
      <w:proofErr w:type="gramEnd"/>
      <w:r w:rsidRPr="00EA6F69">
        <w:t xml:space="preserve">). </w:t>
      </w:r>
      <w:proofErr w:type="gramStart"/>
      <w:r w:rsidRPr="00EA6F69">
        <w:t>Therefore</w:t>
      </w:r>
      <w:proofErr w:type="gramEnd"/>
      <w:r w:rsidRPr="00EA6F69">
        <w:t xml:space="preserve"> the scheduler derives </w:t>
      </w:r>
      <w:r w:rsidRPr="00EA6F69">
        <w:rPr>
          <w:b/>
          <w:bCs/>
        </w:rPr>
        <w:t>class</w:t>
      </w:r>
      <w:r w:rsidRPr="00EA6F69">
        <w:t xml:space="preserve">, </w:t>
      </w:r>
      <w:r w:rsidRPr="00EA6F69">
        <w:rPr>
          <w:b/>
          <w:bCs/>
        </w:rPr>
        <w:t>nominal period</w:t>
      </w:r>
      <w:r w:rsidRPr="00EA6F69">
        <w:t xml:space="preserve">, and </w:t>
      </w:r>
      <w:r w:rsidRPr="00EA6F69">
        <w:rPr>
          <w:b/>
          <w:bCs/>
        </w:rPr>
        <w:t>sequence</w:t>
      </w:r>
      <w:r w:rsidRPr="00EA6F69">
        <w:t xml:space="preserve"> solely from </w:t>
      </w:r>
      <w:r w:rsidRPr="00EA6F69">
        <w:rPr>
          <w:b/>
          <w:bCs/>
        </w:rPr>
        <w:t>function-call port names</w:t>
      </w:r>
      <w:r w:rsidRPr="00EA6F69">
        <w:t xml:space="preserve"> and their </w:t>
      </w:r>
      <w:r w:rsidRPr="00EA6F69">
        <w:rPr>
          <w:b/>
          <w:bCs/>
        </w:rPr>
        <w:t>port numbers</w:t>
      </w:r>
      <w:r w:rsidRPr="00EA6F69">
        <w:t xml:space="preserve">. If a function cannot be sorted, the model compiles, a </w:t>
      </w:r>
      <w:r w:rsidRPr="00EA6F69">
        <w:rPr>
          <w:b/>
          <w:bCs/>
        </w:rPr>
        <w:t>warning</w:t>
      </w:r>
      <w:r w:rsidRPr="00EA6F69">
        <w:t xml:space="preserve"> is issued, and the generated code is </w:t>
      </w:r>
      <w:r w:rsidRPr="00EA6F69">
        <w:rPr>
          <w:b/>
          <w:bCs/>
        </w:rPr>
        <w:t>rejected for target loading</w:t>
      </w:r>
      <w:r w:rsidRPr="00EA6F69">
        <w:t>.</w:t>
      </w:r>
    </w:p>
    <w:p w14:paraId="3AF38D02" w14:textId="77777777" w:rsidR="005E3A82" w:rsidRPr="00EA6F69" w:rsidRDefault="005E3A82" w:rsidP="00216E0A">
      <w:pPr>
        <w:numPr>
          <w:ilvl w:val="0"/>
          <w:numId w:val="49"/>
        </w:numPr>
        <w:bidi w:val="0"/>
      </w:pPr>
      <w:r w:rsidRPr="00EA6F69">
        <w:rPr>
          <w:b/>
          <w:bCs/>
        </w:rPr>
        <w:t xml:space="preserve">All discrete blocks must use </w:t>
      </w:r>
      <w:r w:rsidRPr="00EA6F69">
        <w:rPr>
          <w:b/>
          <w:bCs/>
          <w:i/>
          <w:iCs/>
        </w:rPr>
        <w:t>Inherited sample time</w:t>
      </w:r>
      <w:r w:rsidRPr="00EA6F69">
        <w:rPr>
          <w:b/>
          <w:bCs/>
        </w:rPr>
        <w:t xml:space="preserve"> (Ts = –1).</w:t>
      </w:r>
      <w:r w:rsidRPr="00EA6F69">
        <w:br/>
        <w:t xml:space="preserve">Entry call functions are invoked by an external scheduler and are </w:t>
      </w:r>
      <w:r w:rsidRPr="00EA6F69">
        <w:rPr>
          <w:b/>
          <w:bCs/>
        </w:rPr>
        <w:t>unaware of their own call rate</w:t>
      </w:r>
      <w:r w:rsidRPr="00EA6F69">
        <w:t xml:space="preserve"> inside Simulink; blocks requiring an explicit Ts are incompatible here.</w:t>
      </w:r>
    </w:p>
    <w:p w14:paraId="2C7553F4" w14:textId="5AD02743" w:rsidR="005E3A82" w:rsidRPr="00EA6F69" w:rsidRDefault="005E3A82" w:rsidP="00216E0A">
      <w:pPr>
        <w:numPr>
          <w:ilvl w:val="0"/>
          <w:numId w:val="49"/>
        </w:numPr>
        <w:bidi w:val="0"/>
      </w:pPr>
      <w:r w:rsidRPr="00EA6F69">
        <w:rPr>
          <w:b/>
          <w:bCs/>
        </w:rPr>
        <w:t>Discrete Integrator block is unsupported.</w:t>
      </w:r>
      <w:r w:rsidRPr="00EA6F69">
        <w:br/>
        <w:t xml:space="preserve">The Simulink discrete integrator implements </w:t>
      </w:r>
      <w:proofErr w:type="spellStart"/>
      <w:r w:rsidRPr="00EA6F69">
        <w:rPr>
          <w:b/>
          <w:bCs/>
        </w:rPr>
        <w:t>Ts·Ki</w:t>
      </w:r>
      <w:proofErr w:type="spellEnd"/>
      <w:r w:rsidRPr="00EA6F69">
        <w:rPr>
          <w:b/>
          <w:bCs/>
        </w:rPr>
        <w:t xml:space="preserve"> / (z–1)</w:t>
      </w:r>
      <w:r w:rsidRPr="00EA6F69">
        <w:t xml:space="preserve"> and requires a known </w:t>
      </w:r>
      <w:r w:rsidRPr="00EA6F69">
        <w:rPr>
          <w:b/>
          <w:bCs/>
        </w:rPr>
        <w:t>Ts</w:t>
      </w:r>
      <w:r w:rsidRPr="00EA6F69">
        <w:t xml:space="preserve">. Because Ts must be </w:t>
      </w:r>
      <w:r w:rsidRPr="00EA6F69">
        <w:rPr>
          <w:i/>
          <w:iCs/>
        </w:rPr>
        <w:t>inherited</w:t>
      </w:r>
      <w:r w:rsidRPr="00EA6F69">
        <w:t xml:space="preserve"> in this implementation form, the block </w:t>
      </w:r>
      <w:r w:rsidRPr="00EA6F69">
        <w:rPr>
          <w:b/>
          <w:bCs/>
        </w:rPr>
        <w:t>cannot be made aware of the actual period</w:t>
      </w:r>
      <w:r w:rsidRPr="00EA6F69">
        <w:t xml:space="preserve"> and must not be used in SEAL entry functions. You can use an integrator block from the </w:t>
      </w:r>
      <w:proofErr w:type="spellStart"/>
      <w:r w:rsidRPr="00EA6F69">
        <w:t>SolFlow</w:t>
      </w:r>
      <w:proofErr w:type="spellEnd"/>
      <w:r w:rsidRPr="00EA6F69">
        <w:t xml:space="preserve"> library instead.</w:t>
      </w:r>
    </w:p>
    <w:p w14:paraId="2C228365" w14:textId="72A3B1D8" w:rsidR="005E3A82" w:rsidRPr="00EA6F69" w:rsidRDefault="005E3A82" w:rsidP="00216E0A">
      <w:pPr>
        <w:numPr>
          <w:ilvl w:val="0"/>
          <w:numId w:val="49"/>
        </w:numPr>
        <w:bidi w:val="0"/>
      </w:pPr>
      <w:r w:rsidRPr="00EA6F69">
        <w:rPr>
          <w:b/>
          <w:bCs/>
        </w:rPr>
        <w:t xml:space="preserve">Drive simulation I/O ports are </w:t>
      </w:r>
      <w:r w:rsidR="00EF69B5" w:rsidRPr="00EA6F69">
        <w:rPr>
          <w:b/>
          <w:bCs/>
        </w:rPr>
        <w:t xml:space="preserve">fixed by </w:t>
      </w:r>
      <w:proofErr w:type="spellStart"/>
      <w:r w:rsidR="00EF69B5" w:rsidRPr="00EA6F69">
        <w:rPr>
          <w:b/>
          <w:bCs/>
        </w:rPr>
        <w:t>SolFlow</w:t>
      </w:r>
      <w:proofErr w:type="spellEnd"/>
      <w:r w:rsidRPr="00EA6F69">
        <w:rPr>
          <w:b/>
          <w:bCs/>
        </w:rPr>
        <w:t>.</w:t>
      </w:r>
      <w:r w:rsidRPr="00EA6F69">
        <w:br/>
        <w:t xml:space="preserve">These ports emulate Core-2 hosting in simulation, are </w:t>
      </w:r>
      <w:r w:rsidRPr="00EA6F69">
        <w:rPr>
          <w:b/>
          <w:bCs/>
        </w:rPr>
        <w:t>not code-generated</w:t>
      </w:r>
      <w:r w:rsidRPr="00EA6F69">
        <w:t xml:space="preserve">, and </w:t>
      </w:r>
      <w:r w:rsidRPr="00EA6F69">
        <w:rPr>
          <w:b/>
          <w:bCs/>
        </w:rPr>
        <w:t>must not be modified</w:t>
      </w:r>
      <w:r w:rsidRPr="00EA6F69">
        <w:t xml:space="preserve"> by users.</w:t>
      </w:r>
    </w:p>
    <w:p w14:paraId="431785AB" w14:textId="1C1248DD" w:rsidR="005E3A82" w:rsidRPr="00EA6F69" w:rsidRDefault="005E3A82" w:rsidP="00216E0A">
      <w:pPr>
        <w:numPr>
          <w:ilvl w:val="0"/>
          <w:numId w:val="49"/>
        </w:numPr>
        <w:bidi w:val="0"/>
      </w:pPr>
      <w:r w:rsidRPr="00EA6F69">
        <w:rPr>
          <w:b/>
          <w:bCs/>
        </w:rPr>
        <w:t>Fixed interface ABI (</w:t>
      </w:r>
      <w:proofErr w:type="spellStart"/>
      <w:r w:rsidRPr="00EA6F69">
        <w:rPr>
          <w:b/>
          <w:bCs/>
        </w:rPr>
        <w:t>SolFlow</w:t>
      </w:r>
      <w:proofErr w:type="spellEnd"/>
      <w:r w:rsidRPr="00EA6F69">
        <w:rPr>
          <w:b/>
          <w:bCs/>
        </w:rPr>
        <w:t>).</w:t>
      </w:r>
      <w:r w:rsidRPr="00EA6F69">
        <w:br/>
        <w:t xml:space="preserve">Drive interface structures (Commands, Feedback, Setup Report, Version) are </w:t>
      </w:r>
      <w:r w:rsidRPr="00EA6F69">
        <w:rPr>
          <w:b/>
          <w:bCs/>
        </w:rPr>
        <w:lastRenderedPageBreak/>
        <w:t xml:space="preserve">defined by </w:t>
      </w:r>
      <w:proofErr w:type="spellStart"/>
      <w:r w:rsidRPr="00EA6F69">
        <w:rPr>
          <w:b/>
          <w:bCs/>
        </w:rPr>
        <w:t>SolFlow</w:t>
      </w:r>
      <w:proofErr w:type="spellEnd"/>
      <w:r w:rsidRPr="00EA6F69">
        <w:t xml:space="preserve">, </w:t>
      </w:r>
      <w:r w:rsidRPr="00EA6F69">
        <w:rPr>
          <w:b/>
          <w:bCs/>
        </w:rPr>
        <w:t>host-allocated</w:t>
      </w:r>
      <w:r w:rsidRPr="00EA6F69">
        <w:t xml:space="preserve">, and </w:t>
      </w:r>
      <w:r w:rsidRPr="00EA6F69">
        <w:rPr>
          <w:b/>
          <w:bCs/>
        </w:rPr>
        <w:t>must not be altered</w:t>
      </w:r>
      <w:r w:rsidRPr="00EA6F69">
        <w:t xml:space="preserve">. Defaults are host-populated: </w:t>
      </w:r>
      <w:r w:rsidRPr="00EA6F69">
        <w:rPr>
          <w:b/>
          <w:bCs/>
        </w:rPr>
        <w:t>motor off</w:t>
      </w:r>
      <w:r w:rsidRPr="00EA6F69">
        <w:t xml:space="preserve">, </w:t>
      </w:r>
      <w:r w:rsidR="00EF69B5" w:rsidRPr="00EA6F69">
        <w:rPr>
          <w:b/>
          <w:bCs/>
        </w:rPr>
        <w:t>etc</w:t>
      </w:r>
      <w:r w:rsidRPr="00EA6F69">
        <w:t>.</w:t>
      </w:r>
    </w:p>
    <w:p w14:paraId="2A31CDF7" w14:textId="2429AE6B" w:rsidR="00024138" w:rsidRPr="00EA6F69" w:rsidRDefault="00024138" w:rsidP="00216E0A">
      <w:pPr>
        <w:pStyle w:val="Heading2"/>
        <w:bidi w:val="0"/>
      </w:pPr>
      <w:bookmarkStart w:id="79" w:name="_Toc206913434"/>
      <w:bookmarkStart w:id="80" w:name="_Toc206915172"/>
      <w:bookmarkStart w:id="81" w:name="_Toc208134057"/>
      <w:r w:rsidRPr="00EA6F69">
        <w:t xml:space="preserve">The drive </w:t>
      </w:r>
      <w:r w:rsidR="00D863A8" w:rsidRPr="00EA6F69">
        <w:t xml:space="preserve">control </w:t>
      </w:r>
      <w:r w:rsidRPr="00EA6F69">
        <w:t>interface data structures</w:t>
      </w:r>
      <w:bookmarkEnd w:id="79"/>
      <w:bookmarkEnd w:id="80"/>
      <w:bookmarkEnd w:id="81"/>
    </w:p>
    <w:p w14:paraId="6C1DFE09" w14:textId="77777777" w:rsidR="002F5E55" w:rsidRPr="00EA6F69" w:rsidRDefault="002F5E55" w:rsidP="00216E0A">
      <w:pPr>
        <w:pStyle w:val="Heading3"/>
        <w:bidi w:val="0"/>
      </w:pPr>
      <w:bookmarkStart w:id="82" w:name="_Toc206913435"/>
      <w:bookmarkStart w:id="83" w:name="_Toc206915173"/>
      <w:bookmarkStart w:id="84" w:name="_Toc208134058"/>
      <w:r w:rsidRPr="00EA6F69">
        <w:t>Drive Interfacing Structures</w:t>
      </w:r>
      <w:bookmarkEnd w:id="82"/>
      <w:bookmarkEnd w:id="83"/>
      <w:bookmarkEnd w:id="84"/>
    </w:p>
    <w:p w14:paraId="55A79C79" w14:textId="78D3BE87" w:rsidR="002F5E55" w:rsidRPr="00EA6F69" w:rsidRDefault="002F5E55" w:rsidP="00216E0A">
      <w:pPr>
        <w:bidi w:val="0"/>
      </w:pPr>
      <w:r w:rsidRPr="00EA6F69">
        <w:t xml:space="preserve">SEAL exchanges </w:t>
      </w:r>
      <w:r w:rsidR="00D863A8" w:rsidRPr="00EA6F69">
        <w:t xml:space="preserve">control and feedback </w:t>
      </w:r>
      <w:r w:rsidRPr="00EA6F69">
        <w:t xml:space="preserve">data with the drive via </w:t>
      </w:r>
      <w:r w:rsidRPr="00EA6F69">
        <w:rPr>
          <w:b/>
          <w:bCs/>
        </w:rPr>
        <w:t>fixed interface structures</w:t>
      </w:r>
      <w:r w:rsidRPr="00EA6F69">
        <w:t xml:space="preserve"> defined and provisioned by </w:t>
      </w:r>
      <w:proofErr w:type="spellStart"/>
      <w:r w:rsidRPr="00EA6F69">
        <w:rPr>
          <w:b/>
          <w:bCs/>
        </w:rPr>
        <w:t>SolFlow</w:t>
      </w:r>
      <w:proofErr w:type="spellEnd"/>
      <w:r w:rsidRPr="00EA6F69">
        <w:t xml:space="preserve"> for the specific </w:t>
      </w:r>
      <w:r w:rsidRPr="00EA6F69">
        <w:rPr>
          <w:b/>
          <w:bCs/>
        </w:rPr>
        <w:t>drive model/identity</w:t>
      </w:r>
      <w:r w:rsidRPr="00EA6F69">
        <w:t>. These structures are carried in data stores and come in four families:</w:t>
      </w:r>
    </w:p>
    <w:p w14:paraId="1A2ABBE1" w14:textId="77777777" w:rsidR="002F5E55" w:rsidRPr="00EA6F69" w:rsidRDefault="002F5E55" w:rsidP="00216E0A">
      <w:pPr>
        <w:numPr>
          <w:ilvl w:val="0"/>
          <w:numId w:val="34"/>
        </w:numPr>
        <w:bidi w:val="0"/>
      </w:pPr>
      <w:r w:rsidRPr="00EA6F69">
        <w:rPr>
          <w:b/>
          <w:bCs/>
        </w:rPr>
        <w:t>Driver Command</w:t>
      </w:r>
      <w:r w:rsidRPr="00EA6F69">
        <w:t xml:space="preserve"> – SEAL’s requested actions.</w:t>
      </w:r>
    </w:p>
    <w:p w14:paraId="74766C1E" w14:textId="77777777" w:rsidR="002F5E55" w:rsidRPr="00EA6F69" w:rsidRDefault="002F5E55" w:rsidP="00216E0A">
      <w:pPr>
        <w:numPr>
          <w:ilvl w:val="0"/>
          <w:numId w:val="34"/>
        </w:numPr>
        <w:bidi w:val="0"/>
      </w:pPr>
      <w:r w:rsidRPr="00EA6F69">
        <w:rPr>
          <w:b/>
          <w:bCs/>
        </w:rPr>
        <w:t>Feedback Information</w:t>
      </w:r>
      <w:r w:rsidRPr="00EA6F69">
        <w:t xml:space="preserve"> – live measurements from the drive.</w:t>
      </w:r>
    </w:p>
    <w:p w14:paraId="7E1EC2BD" w14:textId="77777777" w:rsidR="002F5E55" w:rsidRPr="00EA6F69" w:rsidRDefault="002F5E55" w:rsidP="00216E0A">
      <w:pPr>
        <w:numPr>
          <w:ilvl w:val="0"/>
          <w:numId w:val="34"/>
        </w:numPr>
        <w:bidi w:val="0"/>
      </w:pPr>
      <w:r w:rsidRPr="00EA6F69">
        <w:rPr>
          <w:b/>
          <w:bCs/>
        </w:rPr>
        <w:t>Setup Information (Report)</w:t>
      </w:r>
      <w:r w:rsidRPr="00EA6F69">
        <w:t xml:space="preserve"> – state, capabilities, configuration.</w:t>
      </w:r>
    </w:p>
    <w:p w14:paraId="7D21D8FF" w14:textId="77777777" w:rsidR="002F5E55" w:rsidRPr="00EA6F69" w:rsidRDefault="002F5E55" w:rsidP="00216E0A">
      <w:pPr>
        <w:numPr>
          <w:ilvl w:val="0"/>
          <w:numId w:val="34"/>
        </w:numPr>
        <w:bidi w:val="0"/>
      </w:pPr>
      <w:r w:rsidRPr="00EA6F69">
        <w:rPr>
          <w:b/>
          <w:bCs/>
        </w:rPr>
        <w:t>Version Control</w:t>
      </w:r>
      <w:r w:rsidRPr="00EA6F69">
        <w:t xml:space="preserve"> – ABI/signature and compatibility markers.</w:t>
      </w:r>
    </w:p>
    <w:p w14:paraId="168EB716" w14:textId="77777777" w:rsidR="002F5E55" w:rsidRPr="00EA6F69" w:rsidRDefault="002F5E55" w:rsidP="00216E0A">
      <w:pPr>
        <w:numPr>
          <w:ilvl w:val="0"/>
          <w:numId w:val="34"/>
        </w:numPr>
        <w:bidi w:val="0"/>
        <w:rPr>
          <w:b/>
          <w:bCs/>
        </w:rPr>
      </w:pPr>
      <w:r w:rsidRPr="00EA6F69">
        <w:rPr>
          <w:b/>
          <w:bCs/>
        </w:rPr>
        <w:t>Authoritative definitions (no user edits)</w:t>
      </w:r>
    </w:p>
    <w:p w14:paraId="7C1271A0" w14:textId="77777777" w:rsidR="002F5E55" w:rsidRPr="00EA6F69" w:rsidRDefault="002F5E55" w:rsidP="00216E0A">
      <w:pPr>
        <w:numPr>
          <w:ilvl w:val="0"/>
          <w:numId w:val="35"/>
        </w:numPr>
        <w:bidi w:val="0"/>
      </w:pPr>
      <w:r w:rsidRPr="00EA6F69">
        <w:rPr>
          <w:b/>
          <w:bCs/>
        </w:rPr>
        <w:t xml:space="preserve">All bus/type definitions originate from </w:t>
      </w:r>
      <w:proofErr w:type="spellStart"/>
      <w:r w:rsidRPr="00EA6F69">
        <w:rPr>
          <w:b/>
          <w:bCs/>
        </w:rPr>
        <w:t>SolFlow</w:t>
      </w:r>
      <w:proofErr w:type="spellEnd"/>
      <w:r w:rsidRPr="00EA6F69">
        <w:t xml:space="preserve"> and are bound to the drive identity.</w:t>
      </w:r>
    </w:p>
    <w:p w14:paraId="6A9DEE86" w14:textId="77777777" w:rsidR="002F5E55" w:rsidRPr="00EA6F69" w:rsidRDefault="002F5E55" w:rsidP="00216E0A">
      <w:pPr>
        <w:numPr>
          <w:ilvl w:val="0"/>
          <w:numId w:val="35"/>
        </w:numPr>
        <w:bidi w:val="0"/>
      </w:pPr>
      <w:r w:rsidRPr="00EA6F69">
        <w:rPr>
          <w:b/>
          <w:bCs/>
        </w:rPr>
        <w:t>Users must not alter</w:t>
      </w:r>
      <w:r w:rsidRPr="00EA6F69">
        <w:t xml:space="preserve"> bus layouts, names, dimensions, or storage classes.</w:t>
      </w:r>
    </w:p>
    <w:p w14:paraId="47D47DFF" w14:textId="77777777" w:rsidR="002F5E55" w:rsidRPr="00EA6F69" w:rsidRDefault="002F5E55" w:rsidP="00216E0A">
      <w:pPr>
        <w:numPr>
          <w:ilvl w:val="0"/>
          <w:numId w:val="35"/>
        </w:numPr>
        <w:bidi w:val="0"/>
      </w:pPr>
      <w:r w:rsidRPr="00EA6F69">
        <w:t xml:space="preserve">The </w:t>
      </w:r>
      <w:r w:rsidRPr="00EA6F69">
        <w:rPr>
          <w:b/>
          <w:bCs/>
        </w:rPr>
        <w:t>array length</w:t>
      </w:r>
      <w:r w:rsidRPr="00EA6F69">
        <w:t xml:space="preserve"> (multi-axis) is set by the drive identity and provided by the host.</w:t>
      </w:r>
    </w:p>
    <w:p w14:paraId="3DF26805" w14:textId="77777777" w:rsidR="002F5E55" w:rsidRPr="00EA6F69" w:rsidRDefault="002F5E55" w:rsidP="00216E0A">
      <w:pPr>
        <w:numPr>
          <w:ilvl w:val="0"/>
          <w:numId w:val="34"/>
        </w:numPr>
        <w:bidi w:val="0"/>
        <w:rPr>
          <w:b/>
          <w:bCs/>
        </w:rPr>
      </w:pPr>
      <w:r w:rsidRPr="00EA6F69">
        <w:rPr>
          <w:b/>
          <w:bCs/>
        </w:rPr>
        <w:t>Allocation &amp; lifecycle</w:t>
      </w:r>
    </w:p>
    <w:p w14:paraId="178D4D21" w14:textId="77777777" w:rsidR="002F5E55" w:rsidRPr="00EA6F69" w:rsidRDefault="002F5E55" w:rsidP="00216E0A">
      <w:pPr>
        <w:numPr>
          <w:ilvl w:val="0"/>
          <w:numId w:val="36"/>
        </w:numPr>
        <w:bidi w:val="0"/>
      </w:pPr>
      <w:r w:rsidRPr="00EA6F69">
        <w:rPr>
          <w:b/>
          <w:bCs/>
        </w:rPr>
        <w:t>Allocation is performed by the host</w:t>
      </w:r>
      <w:r w:rsidRPr="00EA6F69">
        <w:t xml:space="preserve"> (not by the user model).</w:t>
      </w:r>
    </w:p>
    <w:p w14:paraId="22D49F24" w14:textId="77777777" w:rsidR="002F5E55" w:rsidRPr="00EA6F69" w:rsidRDefault="002F5E55" w:rsidP="00216E0A">
      <w:pPr>
        <w:numPr>
          <w:ilvl w:val="0"/>
          <w:numId w:val="36"/>
        </w:numPr>
        <w:bidi w:val="0"/>
      </w:pPr>
      <w:r w:rsidRPr="00EA6F69">
        <w:rPr>
          <w:b/>
          <w:bCs/>
        </w:rPr>
        <w:t>Default values are populated in advance</w:t>
      </w:r>
      <w:r w:rsidRPr="00EA6F69">
        <w:t xml:space="preserve"> by the host before SEAL functions run.</w:t>
      </w:r>
    </w:p>
    <w:p w14:paraId="51E9EBBD" w14:textId="77777777" w:rsidR="002F5E55" w:rsidRPr="00EA6F69" w:rsidRDefault="002F5E55" w:rsidP="00216E0A">
      <w:pPr>
        <w:numPr>
          <w:ilvl w:val="0"/>
          <w:numId w:val="36"/>
        </w:numPr>
        <w:bidi w:val="0"/>
      </w:pPr>
      <w:r w:rsidRPr="00EA6F69">
        <w:t xml:space="preserve">In simulation, these same definitions are provided; users still </w:t>
      </w:r>
      <w:r w:rsidRPr="00EA6F69">
        <w:rPr>
          <w:b/>
          <w:bCs/>
        </w:rPr>
        <w:t>must not</w:t>
      </w:r>
      <w:r w:rsidRPr="00EA6F69">
        <w:t xml:space="preserve"> attempt to recreate/override them.</w:t>
      </w:r>
    </w:p>
    <w:p w14:paraId="694247C2" w14:textId="77777777" w:rsidR="002F5E55" w:rsidRPr="00EA6F69" w:rsidRDefault="002F5E55" w:rsidP="00216E0A">
      <w:pPr>
        <w:numPr>
          <w:ilvl w:val="0"/>
          <w:numId w:val="36"/>
        </w:numPr>
        <w:bidi w:val="0"/>
        <w:rPr>
          <w:b/>
          <w:bCs/>
        </w:rPr>
      </w:pPr>
      <w:r w:rsidRPr="00EA6F69">
        <w:rPr>
          <w:b/>
          <w:bCs/>
        </w:rPr>
        <w:t xml:space="preserve">Documentation note" </w:t>
      </w:r>
    </w:p>
    <w:p w14:paraId="76F67DBA" w14:textId="3D7FDD56" w:rsidR="002F5E55" w:rsidRPr="00EA6F69" w:rsidRDefault="002F5E55" w:rsidP="00216E0A">
      <w:pPr>
        <w:bidi w:val="0"/>
      </w:pPr>
      <w:r w:rsidRPr="00EA6F69">
        <w:rPr>
          <w:b/>
          <w:bCs/>
        </w:rPr>
        <w:t xml:space="preserve">The drive interface structures, like the </w:t>
      </w:r>
      <w:proofErr w:type="spellStart"/>
      <w:r w:rsidRPr="00EA6F69">
        <w:rPr>
          <w:b/>
          <w:bCs/>
        </w:rPr>
        <w:t>G_DrvCommandBuf</w:t>
      </w:r>
      <w:proofErr w:type="spellEnd"/>
      <w:r w:rsidRPr="00EA6F69">
        <w:rPr>
          <w:b/>
          <w:bCs/>
        </w:rPr>
        <w:t xml:space="preserve"> schema</w:t>
      </w:r>
      <w:r w:rsidRPr="00EA6F69">
        <w:t xml:space="preserve"> below, are generated by </w:t>
      </w:r>
      <w:proofErr w:type="spellStart"/>
      <w:r w:rsidRPr="00EA6F69">
        <w:t>SolFlow</w:t>
      </w:r>
      <w:proofErr w:type="spellEnd"/>
      <w:r w:rsidRPr="00EA6F69">
        <w:t xml:space="preserve"> for each drive identity. The table above documents the </w:t>
      </w:r>
      <w:r w:rsidRPr="00EA6F69">
        <w:rPr>
          <w:b/>
          <w:bCs/>
        </w:rPr>
        <w:t>baseline</w:t>
      </w:r>
      <w:r w:rsidRPr="00EA6F69">
        <w:t xml:space="preserve"> fields present across models and the semantics of optional groups. Your build ships a header (e.g., </w:t>
      </w:r>
      <w:proofErr w:type="spellStart"/>
      <w:r w:rsidRPr="00EA6F69">
        <w:t>SealInterface.h</w:t>
      </w:r>
      <w:proofErr w:type="spellEnd"/>
      <w:r w:rsidRPr="00EA6F69">
        <w:t xml:space="preserve">) produced by </w:t>
      </w:r>
      <w:proofErr w:type="spellStart"/>
      <w:r w:rsidRPr="00EA6F69">
        <w:t>SolFlow</w:t>
      </w:r>
      <w:proofErr w:type="spellEnd"/>
      <w:r w:rsidRPr="00EA6F69">
        <w:t xml:space="preserve"> that is the </w:t>
      </w:r>
      <w:r w:rsidRPr="00EA6F69">
        <w:rPr>
          <w:b/>
          <w:bCs/>
        </w:rPr>
        <w:t>single source of truth</w:t>
      </w:r>
      <w:r w:rsidRPr="00EA6F69">
        <w:t xml:space="preserve"> for field order, types, and </w:t>
      </w:r>
      <w:proofErr w:type="spellStart"/>
      <w:r w:rsidRPr="00EA6F69">
        <w:t>enums</w:t>
      </w:r>
      <w:proofErr w:type="spellEnd"/>
      <w:r w:rsidRPr="00EA6F69">
        <w:t xml:space="preserve">. Applications </w:t>
      </w:r>
      <w:r w:rsidRPr="00EA6F69">
        <w:rPr>
          <w:b/>
          <w:bCs/>
        </w:rPr>
        <w:t>must not</w:t>
      </w:r>
      <w:r w:rsidRPr="00EA6F69">
        <w:t xml:space="preserve"> modify the field layout and must adhere to the mode/reference pairing rules.</w:t>
      </w:r>
    </w:p>
    <w:p w14:paraId="242558EE" w14:textId="77777777" w:rsidR="002F5E55" w:rsidRPr="00EA6F69" w:rsidRDefault="002F5E55" w:rsidP="00216E0A">
      <w:pPr>
        <w:bidi w:val="0"/>
      </w:pPr>
    </w:p>
    <w:p w14:paraId="2CE40092" w14:textId="77777777" w:rsidR="002F5E55" w:rsidRPr="00EA6F69" w:rsidRDefault="002F5E55" w:rsidP="00216E0A">
      <w:pPr>
        <w:pStyle w:val="Heading3"/>
        <w:bidi w:val="0"/>
      </w:pPr>
      <w:bookmarkStart w:id="85" w:name="_Toc206913436"/>
      <w:bookmarkStart w:id="86" w:name="_Toc206915174"/>
      <w:bookmarkStart w:id="87" w:name="_Toc208134059"/>
      <w:proofErr w:type="spellStart"/>
      <w:r w:rsidRPr="00EA6F69">
        <w:t>G_DrvCommandBuf</w:t>
      </w:r>
      <w:proofErr w:type="spellEnd"/>
      <w:r w:rsidRPr="00EA6F69">
        <w:t xml:space="preserve"> — Driver Command Buffer (per-axis)</w:t>
      </w:r>
      <w:bookmarkEnd w:id="85"/>
      <w:bookmarkEnd w:id="86"/>
      <w:bookmarkEnd w:id="87"/>
    </w:p>
    <w:p w14:paraId="41F6A2C0" w14:textId="77777777" w:rsidR="002F5E55" w:rsidRPr="00EA6F69" w:rsidRDefault="002F5E55" w:rsidP="00216E0A">
      <w:pPr>
        <w:numPr>
          <w:ilvl w:val="0"/>
          <w:numId w:val="31"/>
        </w:numPr>
        <w:bidi w:val="0"/>
      </w:pPr>
      <w:r w:rsidRPr="00EA6F69">
        <w:rPr>
          <w:b/>
          <w:bCs/>
        </w:rPr>
        <w:t>Ownership:</w:t>
      </w:r>
      <w:r w:rsidRPr="00EA6F69">
        <w:t xml:space="preserve"> Allocated by host, schema generated by </w:t>
      </w:r>
      <w:proofErr w:type="spellStart"/>
      <w:r w:rsidRPr="00EA6F69">
        <w:rPr>
          <w:b/>
          <w:bCs/>
        </w:rPr>
        <w:t>SolFlow</w:t>
      </w:r>
      <w:proofErr w:type="spellEnd"/>
      <w:r w:rsidRPr="00EA6F69">
        <w:t xml:space="preserve"> for the specific drive model/identity.</w:t>
      </w:r>
    </w:p>
    <w:p w14:paraId="2DCE850E" w14:textId="77777777" w:rsidR="002F5E55" w:rsidRPr="00EA6F69" w:rsidRDefault="002F5E55" w:rsidP="00216E0A">
      <w:pPr>
        <w:numPr>
          <w:ilvl w:val="0"/>
          <w:numId w:val="31"/>
        </w:numPr>
        <w:bidi w:val="0"/>
      </w:pPr>
      <w:r w:rsidRPr="00EA6F69">
        <w:rPr>
          <w:b/>
          <w:bCs/>
        </w:rPr>
        <w:t xml:space="preserve">Lifecycle defaults (host-side </w:t>
      </w:r>
      <w:proofErr w:type="spellStart"/>
      <w:r w:rsidRPr="00EA6F69">
        <w:rPr>
          <w:b/>
          <w:bCs/>
        </w:rPr>
        <w:t>init</w:t>
      </w:r>
      <w:proofErr w:type="spellEnd"/>
      <w:r w:rsidRPr="00EA6F69">
        <w:rPr>
          <w:b/>
          <w:bCs/>
        </w:rPr>
        <w:t>):</w:t>
      </w:r>
    </w:p>
    <w:p w14:paraId="66D333BD" w14:textId="77777777" w:rsidR="002F5E55" w:rsidRPr="00EA6F69" w:rsidRDefault="002F5E55" w:rsidP="00216E0A">
      <w:pPr>
        <w:numPr>
          <w:ilvl w:val="1"/>
          <w:numId w:val="31"/>
        </w:numPr>
        <w:bidi w:val="0"/>
      </w:pPr>
      <w:r w:rsidRPr="00EA6F69">
        <w:t xml:space="preserve">Motor </w:t>
      </w:r>
      <w:r w:rsidRPr="00EA6F69">
        <w:rPr>
          <w:b/>
          <w:bCs/>
        </w:rPr>
        <w:t>disabled</w:t>
      </w:r>
    </w:p>
    <w:p w14:paraId="4F74C8B4" w14:textId="77777777" w:rsidR="002F5E55" w:rsidRPr="00EA6F69" w:rsidRDefault="002F5E55" w:rsidP="00216E0A">
      <w:pPr>
        <w:numPr>
          <w:ilvl w:val="1"/>
          <w:numId w:val="31"/>
        </w:numPr>
        <w:bidi w:val="0"/>
      </w:pPr>
      <w:r w:rsidRPr="00EA6F69">
        <w:rPr>
          <w:b/>
          <w:bCs/>
        </w:rPr>
        <w:t>Highest loop</w:t>
      </w:r>
      <w:r w:rsidRPr="00EA6F69">
        <w:t xml:space="preserve"> configured (per drive) is selected</w:t>
      </w:r>
    </w:p>
    <w:p w14:paraId="4E448292" w14:textId="77777777" w:rsidR="002F5E55" w:rsidRPr="00EA6F69" w:rsidRDefault="002F5E55" w:rsidP="00216E0A">
      <w:pPr>
        <w:numPr>
          <w:ilvl w:val="1"/>
          <w:numId w:val="31"/>
        </w:numPr>
        <w:bidi w:val="0"/>
      </w:pPr>
      <w:r w:rsidRPr="00EA6F69">
        <w:lastRenderedPageBreak/>
        <w:t xml:space="preserve">All numeric fields </w:t>
      </w:r>
      <w:r w:rsidRPr="00EA6F69">
        <w:rPr>
          <w:b/>
          <w:bCs/>
        </w:rPr>
        <w:t>zero</w:t>
      </w:r>
      <w:r w:rsidRPr="00EA6F69">
        <w:t xml:space="preserve">, except </w:t>
      </w:r>
      <w:r w:rsidRPr="00EA6F69">
        <w:rPr>
          <w:b/>
          <w:bCs/>
        </w:rPr>
        <w:t>position reference initialized to actual feedback position</w:t>
      </w:r>
    </w:p>
    <w:p w14:paraId="35520B6F" w14:textId="77777777" w:rsidR="002F5E55" w:rsidRPr="00EA6F69" w:rsidRDefault="002F5E55" w:rsidP="00216E0A">
      <w:pPr>
        <w:numPr>
          <w:ilvl w:val="0"/>
          <w:numId w:val="31"/>
        </w:numPr>
        <w:bidi w:val="0"/>
      </w:pPr>
      <w:r w:rsidRPr="00EA6F69">
        <w:rPr>
          <w:b/>
          <w:bCs/>
        </w:rPr>
        <w:t>Concurrency:</w:t>
      </w:r>
      <w:r w:rsidRPr="00EA6F69">
        <w:t xml:space="preserve"> Produced by the host, consumed by the SEAL scheduler over TI IPC.</w:t>
      </w:r>
    </w:p>
    <w:p w14:paraId="278D667C" w14:textId="77777777" w:rsidR="002F5E55" w:rsidRPr="00EA6F69" w:rsidRDefault="002F5E55" w:rsidP="00216E0A">
      <w:pPr>
        <w:numPr>
          <w:ilvl w:val="0"/>
          <w:numId w:val="31"/>
        </w:numPr>
        <w:bidi w:val="0"/>
      </w:pPr>
      <w:r w:rsidRPr="00EA6F69">
        <w:rPr>
          <w:b/>
          <w:bCs/>
        </w:rPr>
        <w:t>Multiplicity:</w:t>
      </w:r>
      <w:r w:rsidRPr="00EA6F69">
        <w:t xml:space="preserve"> </w:t>
      </w:r>
      <w:proofErr w:type="spellStart"/>
      <w:r w:rsidRPr="00EA6F69">
        <w:t>G_</w:t>
      </w:r>
      <w:proofErr w:type="gramStart"/>
      <w:r w:rsidRPr="00EA6F69">
        <w:t>DrvCommandBuf</w:t>
      </w:r>
      <w:proofErr w:type="spellEnd"/>
      <w:r w:rsidRPr="00EA6F69">
        <w:t>[</w:t>
      </w:r>
      <w:proofErr w:type="spellStart"/>
      <w:proofErr w:type="gramEnd"/>
      <w:r w:rsidRPr="00EA6F69">
        <w:t>NumAxes</w:t>
      </w:r>
      <w:proofErr w:type="spellEnd"/>
      <w:r w:rsidRPr="00EA6F69">
        <w:t>] (one element per controlled axis).</w:t>
      </w:r>
    </w:p>
    <w:p w14:paraId="76A16F9F" w14:textId="77777777" w:rsidR="002F5E55" w:rsidRPr="00EA6F69" w:rsidRDefault="002F5E55" w:rsidP="00216E0A">
      <w:pPr>
        <w:numPr>
          <w:ilvl w:val="0"/>
          <w:numId w:val="31"/>
        </w:numPr>
        <w:bidi w:val="0"/>
      </w:pPr>
      <w:r w:rsidRPr="00EA6F69">
        <w:rPr>
          <w:b/>
          <w:bCs/>
        </w:rPr>
        <w:t>Write cadence:</w:t>
      </w:r>
      <w:r w:rsidRPr="00EA6F69">
        <w:t xml:space="preserve"> Host updates once per control cycle (or per </w:t>
      </w:r>
      <w:proofErr w:type="gramStart"/>
      <w:r w:rsidRPr="00EA6F69">
        <w:t>your host</w:t>
      </w:r>
      <w:proofErr w:type="gramEnd"/>
      <w:r w:rsidRPr="00EA6F69">
        <w:t xml:space="preserve"> scheduler); SEAL samples at its scheduler boundaries.</w:t>
      </w:r>
    </w:p>
    <w:p w14:paraId="2A441907" w14:textId="77777777" w:rsidR="002F5E55" w:rsidRPr="00EA6F69" w:rsidRDefault="002F5E55" w:rsidP="00216E0A">
      <w:pPr>
        <w:numPr>
          <w:ilvl w:val="0"/>
          <w:numId w:val="31"/>
        </w:numPr>
        <w:bidi w:val="0"/>
      </w:pPr>
      <w:r w:rsidRPr="00EA6F69">
        <w:rPr>
          <w:b/>
          <w:bCs/>
        </w:rPr>
        <w:t>Do not change schema</w:t>
      </w:r>
      <w:r w:rsidRPr="00EA6F69">
        <w:t xml:space="preserve"> in code—use the </w:t>
      </w:r>
      <w:proofErr w:type="spellStart"/>
      <w:r w:rsidRPr="00EA6F69">
        <w:t>SolFlow</w:t>
      </w:r>
      <w:proofErr w:type="spellEnd"/>
      <w:r w:rsidRPr="00EA6F69">
        <w:t xml:space="preserve"> package that defines the bus.</w:t>
      </w:r>
    </w:p>
    <w:p w14:paraId="1180FB89" w14:textId="77777777" w:rsidR="002F5E55" w:rsidRPr="00EA6F69" w:rsidRDefault="002F5E55" w:rsidP="00216E0A">
      <w:pPr>
        <w:numPr>
          <w:ilvl w:val="0"/>
          <w:numId w:val="31"/>
        </w:numPr>
        <w:bidi w:val="0"/>
        <w:rPr>
          <w:b/>
          <w:bCs/>
        </w:rPr>
      </w:pPr>
      <w:r w:rsidRPr="00EA6F69">
        <w:rPr>
          <w:b/>
          <w:bCs/>
        </w:rPr>
        <w:t>1) Baseline fields (stable across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gridCol w:w="626"/>
        <w:gridCol w:w="1475"/>
        <w:gridCol w:w="845"/>
        <w:gridCol w:w="1348"/>
        <w:gridCol w:w="2425"/>
      </w:tblGrid>
      <w:tr w:rsidR="002F5E55" w:rsidRPr="00EA6F69" w14:paraId="1037644B" w14:textId="77777777">
        <w:trPr>
          <w:tblHeader/>
          <w:tblCellSpacing w:w="15" w:type="dxa"/>
        </w:trPr>
        <w:tc>
          <w:tcPr>
            <w:tcW w:w="0" w:type="auto"/>
            <w:vAlign w:val="center"/>
            <w:hideMark/>
          </w:tcPr>
          <w:p w14:paraId="1C3E7004" w14:textId="77777777" w:rsidR="002F5E55" w:rsidRPr="00EA6F69" w:rsidRDefault="002F5E55" w:rsidP="00216E0A">
            <w:pPr>
              <w:bidi w:val="0"/>
              <w:rPr>
                <w:b/>
                <w:bCs/>
                <w:sz w:val="16"/>
                <w:szCs w:val="16"/>
              </w:rPr>
            </w:pPr>
            <w:r w:rsidRPr="00EA6F69">
              <w:rPr>
                <w:b/>
                <w:bCs/>
                <w:sz w:val="16"/>
                <w:szCs w:val="16"/>
              </w:rPr>
              <w:t>Field</w:t>
            </w:r>
          </w:p>
        </w:tc>
        <w:tc>
          <w:tcPr>
            <w:tcW w:w="0" w:type="auto"/>
            <w:vAlign w:val="center"/>
            <w:hideMark/>
          </w:tcPr>
          <w:p w14:paraId="225C1A9A" w14:textId="77777777" w:rsidR="002F5E55" w:rsidRPr="00EA6F69" w:rsidRDefault="002F5E55" w:rsidP="00216E0A">
            <w:pPr>
              <w:bidi w:val="0"/>
              <w:rPr>
                <w:b/>
                <w:bCs/>
                <w:sz w:val="16"/>
                <w:szCs w:val="16"/>
              </w:rPr>
            </w:pPr>
            <w:r w:rsidRPr="00EA6F69">
              <w:rPr>
                <w:b/>
                <w:bCs/>
                <w:sz w:val="16"/>
                <w:szCs w:val="16"/>
              </w:rPr>
              <w:t>Type</w:t>
            </w:r>
          </w:p>
        </w:tc>
        <w:tc>
          <w:tcPr>
            <w:tcW w:w="0" w:type="auto"/>
            <w:vAlign w:val="center"/>
            <w:hideMark/>
          </w:tcPr>
          <w:p w14:paraId="427554EB" w14:textId="77777777" w:rsidR="002F5E55" w:rsidRPr="00EA6F69" w:rsidRDefault="002F5E55" w:rsidP="00216E0A">
            <w:pPr>
              <w:bidi w:val="0"/>
              <w:rPr>
                <w:b/>
                <w:bCs/>
                <w:sz w:val="16"/>
                <w:szCs w:val="16"/>
              </w:rPr>
            </w:pPr>
            <w:r w:rsidRPr="00EA6F69">
              <w:rPr>
                <w:b/>
                <w:bCs/>
                <w:sz w:val="16"/>
                <w:szCs w:val="16"/>
              </w:rPr>
              <w:t>Units / Domain</w:t>
            </w:r>
          </w:p>
        </w:tc>
        <w:tc>
          <w:tcPr>
            <w:tcW w:w="0" w:type="auto"/>
            <w:vAlign w:val="center"/>
            <w:hideMark/>
          </w:tcPr>
          <w:p w14:paraId="2A47A672" w14:textId="77777777" w:rsidR="002F5E55" w:rsidRPr="00EA6F69" w:rsidRDefault="002F5E55" w:rsidP="00216E0A">
            <w:pPr>
              <w:bidi w:val="0"/>
              <w:rPr>
                <w:b/>
                <w:bCs/>
                <w:sz w:val="16"/>
                <w:szCs w:val="16"/>
              </w:rPr>
            </w:pPr>
            <w:r w:rsidRPr="00EA6F69">
              <w:rPr>
                <w:b/>
                <w:bCs/>
                <w:sz w:val="16"/>
                <w:szCs w:val="16"/>
              </w:rPr>
              <w:t>Direction</w:t>
            </w:r>
          </w:p>
        </w:tc>
        <w:tc>
          <w:tcPr>
            <w:tcW w:w="0" w:type="auto"/>
            <w:vAlign w:val="center"/>
            <w:hideMark/>
          </w:tcPr>
          <w:p w14:paraId="19C92C8C" w14:textId="77777777" w:rsidR="002F5E55" w:rsidRPr="00EA6F69" w:rsidRDefault="002F5E55" w:rsidP="00216E0A">
            <w:pPr>
              <w:bidi w:val="0"/>
              <w:rPr>
                <w:b/>
                <w:bCs/>
                <w:sz w:val="16"/>
                <w:szCs w:val="16"/>
              </w:rPr>
            </w:pPr>
            <w:r w:rsidRPr="00EA6F69">
              <w:rPr>
                <w:b/>
                <w:bCs/>
                <w:sz w:val="16"/>
                <w:szCs w:val="16"/>
              </w:rPr>
              <w:t>Default</w:t>
            </w:r>
          </w:p>
        </w:tc>
        <w:tc>
          <w:tcPr>
            <w:tcW w:w="0" w:type="auto"/>
            <w:vAlign w:val="center"/>
            <w:hideMark/>
          </w:tcPr>
          <w:p w14:paraId="55BEB520" w14:textId="77777777" w:rsidR="002F5E55" w:rsidRPr="00EA6F69" w:rsidRDefault="002F5E55" w:rsidP="00216E0A">
            <w:pPr>
              <w:bidi w:val="0"/>
              <w:rPr>
                <w:b/>
                <w:bCs/>
                <w:sz w:val="16"/>
                <w:szCs w:val="16"/>
              </w:rPr>
            </w:pPr>
            <w:r w:rsidRPr="00EA6F69">
              <w:rPr>
                <w:b/>
                <w:bCs/>
                <w:sz w:val="16"/>
                <w:szCs w:val="16"/>
              </w:rPr>
              <w:t>Notes</w:t>
            </w:r>
          </w:p>
        </w:tc>
      </w:tr>
      <w:tr w:rsidR="002F5E55" w:rsidRPr="00EA6F69" w14:paraId="10D3B767" w14:textId="77777777">
        <w:trPr>
          <w:tblCellSpacing w:w="15" w:type="dxa"/>
        </w:trPr>
        <w:tc>
          <w:tcPr>
            <w:tcW w:w="0" w:type="auto"/>
            <w:vAlign w:val="center"/>
            <w:hideMark/>
          </w:tcPr>
          <w:p w14:paraId="380F58A7" w14:textId="77777777" w:rsidR="002F5E55" w:rsidRPr="00EA6F69" w:rsidRDefault="002F5E55" w:rsidP="00216E0A">
            <w:pPr>
              <w:bidi w:val="0"/>
              <w:rPr>
                <w:sz w:val="16"/>
                <w:szCs w:val="16"/>
              </w:rPr>
            </w:pPr>
            <w:proofErr w:type="spellStart"/>
            <w:r w:rsidRPr="00EA6F69">
              <w:rPr>
                <w:sz w:val="16"/>
                <w:szCs w:val="16"/>
              </w:rPr>
              <w:t>AxisId</w:t>
            </w:r>
            <w:proofErr w:type="spellEnd"/>
          </w:p>
        </w:tc>
        <w:tc>
          <w:tcPr>
            <w:tcW w:w="0" w:type="auto"/>
            <w:vAlign w:val="center"/>
            <w:hideMark/>
          </w:tcPr>
          <w:p w14:paraId="3FC8DC7B"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17BF1E0C" w14:textId="77777777" w:rsidR="002F5E55" w:rsidRPr="00EA6F69" w:rsidRDefault="002F5E55" w:rsidP="00216E0A">
            <w:pPr>
              <w:bidi w:val="0"/>
              <w:rPr>
                <w:sz w:val="16"/>
                <w:szCs w:val="16"/>
              </w:rPr>
            </w:pPr>
            <w:r w:rsidRPr="00EA6F69">
              <w:rPr>
                <w:sz w:val="16"/>
                <w:szCs w:val="16"/>
              </w:rPr>
              <w:t>index (0…NumAxes-1)</w:t>
            </w:r>
          </w:p>
        </w:tc>
        <w:tc>
          <w:tcPr>
            <w:tcW w:w="0" w:type="auto"/>
            <w:vAlign w:val="center"/>
            <w:hideMark/>
          </w:tcPr>
          <w:p w14:paraId="19F07127"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3831A0E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62F5F563" w14:textId="77777777" w:rsidR="002F5E55" w:rsidRPr="00EA6F69" w:rsidRDefault="002F5E55" w:rsidP="00216E0A">
            <w:pPr>
              <w:bidi w:val="0"/>
              <w:rPr>
                <w:sz w:val="16"/>
                <w:szCs w:val="16"/>
              </w:rPr>
            </w:pPr>
            <w:r w:rsidRPr="00EA6F69">
              <w:rPr>
                <w:sz w:val="16"/>
                <w:szCs w:val="16"/>
              </w:rPr>
              <w:t>Redundant with array index, but useful for sanity.</w:t>
            </w:r>
          </w:p>
        </w:tc>
      </w:tr>
      <w:tr w:rsidR="002F5E55" w:rsidRPr="00EA6F69" w14:paraId="4140B18A" w14:textId="77777777">
        <w:trPr>
          <w:tblCellSpacing w:w="15" w:type="dxa"/>
        </w:trPr>
        <w:tc>
          <w:tcPr>
            <w:tcW w:w="0" w:type="auto"/>
            <w:vAlign w:val="center"/>
            <w:hideMark/>
          </w:tcPr>
          <w:p w14:paraId="252F9521" w14:textId="77777777" w:rsidR="002F5E55" w:rsidRPr="00EA6F69" w:rsidRDefault="002F5E55" w:rsidP="00216E0A">
            <w:pPr>
              <w:bidi w:val="0"/>
              <w:rPr>
                <w:sz w:val="16"/>
                <w:szCs w:val="16"/>
              </w:rPr>
            </w:pPr>
            <w:r w:rsidRPr="00EA6F69">
              <w:rPr>
                <w:sz w:val="16"/>
                <w:szCs w:val="16"/>
              </w:rPr>
              <w:t>Enable</w:t>
            </w:r>
          </w:p>
        </w:tc>
        <w:tc>
          <w:tcPr>
            <w:tcW w:w="0" w:type="auto"/>
            <w:vAlign w:val="center"/>
            <w:hideMark/>
          </w:tcPr>
          <w:p w14:paraId="2D78DAFF"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10763178"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2154915A"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458EB7B"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224EB9F5" w14:textId="77777777" w:rsidR="002F5E55" w:rsidRPr="00EA6F69" w:rsidRDefault="002F5E55" w:rsidP="00216E0A">
            <w:pPr>
              <w:bidi w:val="0"/>
              <w:rPr>
                <w:sz w:val="16"/>
                <w:szCs w:val="16"/>
              </w:rPr>
            </w:pPr>
            <w:r w:rsidRPr="00EA6F69">
              <w:rPr>
                <w:sz w:val="16"/>
                <w:szCs w:val="16"/>
              </w:rPr>
              <w:t xml:space="preserve">Motion/drive power </w:t>
            </w:r>
            <w:proofErr w:type="gramStart"/>
            <w:r w:rsidRPr="00EA6F69">
              <w:rPr>
                <w:sz w:val="16"/>
                <w:szCs w:val="16"/>
              </w:rPr>
              <w:t>enable</w:t>
            </w:r>
            <w:proofErr w:type="gramEnd"/>
            <w:r w:rsidRPr="00EA6F69">
              <w:rPr>
                <w:sz w:val="16"/>
                <w:szCs w:val="16"/>
              </w:rPr>
              <w:t xml:space="preserve"> interlock.</w:t>
            </w:r>
          </w:p>
        </w:tc>
      </w:tr>
      <w:tr w:rsidR="002F5E55" w:rsidRPr="00EA6F69" w14:paraId="4302522B" w14:textId="77777777">
        <w:trPr>
          <w:tblCellSpacing w:w="15" w:type="dxa"/>
        </w:trPr>
        <w:tc>
          <w:tcPr>
            <w:tcW w:w="0" w:type="auto"/>
            <w:vAlign w:val="center"/>
            <w:hideMark/>
          </w:tcPr>
          <w:p w14:paraId="69E7C430" w14:textId="77777777" w:rsidR="002F5E55" w:rsidRPr="00EA6F69" w:rsidRDefault="002F5E55" w:rsidP="00216E0A">
            <w:pPr>
              <w:bidi w:val="0"/>
              <w:rPr>
                <w:sz w:val="16"/>
                <w:szCs w:val="16"/>
              </w:rPr>
            </w:pPr>
            <w:proofErr w:type="spellStart"/>
            <w:r w:rsidRPr="00EA6F69">
              <w:rPr>
                <w:sz w:val="16"/>
                <w:szCs w:val="16"/>
              </w:rPr>
              <w:t>FaultReset</w:t>
            </w:r>
            <w:proofErr w:type="spellEnd"/>
          </w:p>
        </w:tc>
        <w:tc>
          <w:tcPr>
            <w:tcW w:w="0" w:type="auto"/>
            <w:vAlign w:val="center"/>
            <w:hideMark/>
          </w:tcPr>
          <w:p w14:paraId="7B5E4318"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6A40F1DE" w14:textId="77777777" w:rsidR="002F5E55" w:rsidRPr="00EA6F69" w:rsidRDefault="002F5E55" w:rsidP="00216E0A">
            <w:pPr>
              <w:bidi w:val="0"/>
              <w:rPr>
                <w:sz w:val="16"/>
                <w:szCs w:val="16"/>
              </w:rPr>
            </w:pPr>
            <w:r w:rsidRPr="00EA6F69">
              <w:rPr>
                <w:sz w:val="16"/>
                <w:szCs w:val="16"/>
              </w:rPr>
              <w:t>pulse</w:t>
            </w:r>
          </w:p>
        </w:tc>
        <w:tc>
          <w:tcPr>
            <w:tcW w:w="0" w:type="auto"/>
            <w:vAlign w:val="center"/>
            <w:hideMark/>
          </w:tcPr>
          <w:p w14:paraId="588BBF1E"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42FCA34"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86CDA5F" w14:textId="77777777" w:rsidR="002F5E55" w:rsidRPr="00EA6F69" w:rsidRDefault="002F5E55" w:rsidP="00216E0A">
            <w:pPr>
              <w:bidi w:val="0"/>
              <w:rPr>
                <w:sz w:val="16"/>
                <w:szCs w:val="16"/>
              </w:rPr>
            </w:pPr>
            <w:r w:rsidRPr="00EA6F69">
              <w:rPr>
                <w:sz w:val="16"/>
                <w:szCs w:val="16"/>
              </w:rPr>
              <w:t>Write true for one cycle to request fault clear.</w:t>
            </w:r>
          </w:p>
        </w:tc>
      </w:tr>
      <w:tr w:rsidR="002F5E55" w:rsidRPr="00EA6F69" w14:paraId="6A06337F" w14:textId="77777777">
        <w:trPr>
          <w:tblCellSpacing w:w="15" w:type="dxa"/>
        </w:trPr>
        <w:tc>
          <w:tcPr>
            <w:tcW w:w="0" w:type="auto"/>
            <w:vAlign w:val="center"/>
            <w:hideMark/>
          </w:tcPr>
          <w:p w14:paraId="4B17056D" w14:textId="77777777" w:rsidR="002F5E55" w:rsidRPr="00EA6F69" w:rsidRDefault="002F5E55" w:rsidP="00216E0A">
            <w:pPr>
              <w:bidi w:val="0"/>
              <w:rPr>
                <w:sz w:val="16"/>
                <w:szCs w:val="16"/>
              </w:rPr>
            </w:pPr>
            <w:r w:rsidRPr="00EA6F69">
              <w:rPr>
                <w:sz w:val="16"/>
                <w:szCs w:val="16"/>
              </w:rPr>
              <w:t>Mode</w:t>
            </w:r>
          </w:p>
        </w:tc>
        <w:tc>
          <w:tcPr>
            <w:tcW w:w="0" w:type="auto"/>
            <w:vAlign w:val="center"/>
            <w:hideMark/>
          </w:tcPr>
          <w:p w14:paraId="4D37FD37"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77F9FFEB" w14:textId="77777777" w:rsidR="002F5E55" w:rsidRPr="00EA6F69" w:rsidRDefault="002F5E55" w:rsidP="00216E0A">
            <w:pPr>
              <w:bidi w:val="0"/>
              <w:rPr>
                <w:sz w:val="16"/>
                <w:szCs w:val="16"/>
              </w:rPr>
            </w:pPr>
            <w:proofErr w:type="spellStart"/>
            <w:r w:rsidRPr="00EA6F69">
              <w:rPr>
                <w:sz w:val="16"/>
                <w:szCs w:val="16"/>
              </w:rPr>
              <w:t>enum</w:t>
            </w:r>
            <w:proofErr w:type="spellEnd"/>
          </w:p>
        </w:tc>
        <w:tc>
          <w:tcPr>
            <w:tcW w:w="0" w:type="auto"/>
            <w:vAlign w:val="center"/>
            <w:hideMark/>
          </w:tcPr>
          <w:p w14:paraId="4CDBCB83"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271B4538" w14:textId="77777777" w:rsidR="002F5E55" w:rsidRPr="00EA6F69" w:rsidRDefault="002F5E55" w:rsidP="00216E0A">
            <w:pPr>
              <w:bidi w:val="0"/>
              <w:rPr>
                <w:sz w:val="16"/>
                <w:szCs w:val="16"/>
              </w:rPr>
            </w:pPr>
            <w:r w:rsidRPr="00EA6F69">
              <w:rPr>
                <w:b/>
                <w:bCs/>
                <w:sz w:val="16"/>
                <w:szCs w:val="16"/>
              </w:rPr>
              <w:t>Highest loop</w:t>
            </w:r>
          </w:p>
        </w:tc>
        <w:tc>
          <w:tcPr>
            <w:tcW w:w="0" w:type="auto"/>
            <w:vAlign w:val="center"/>
            <w:hideMark/>
          </w:tcPr>
          <w:p w14:paraId="5C3B4D02" w14:textId="77777777" w:rsidR="002F5E55" w:rsidRPr="00EA6F69" w:rsidRDefault="002F5E55" w:rsidP="00216E0A">
            <w:pPr>
              <w:bidi w:val="0"/>
              <w:rPr>
                <w:sz w:val="16"/>
                <w:szCs w:val="16"/>
              </w:rPr>
            </w:pPr>
            <w:r w:rsidRPr="00EA6F69">
              <w:rPr>
                <w:sz w:val="16"/>
                <w:szCs w:val="16"/>
              </w:rPr>
              <w:t xml:space="preserve">Control mode selection (e.g., Current/Velocity/Position). Values come from the model’s </w:t>
            </w:r>
            <w:proofErr w:type="spellStart"/>
            <w:r w:rsidRPr="00EA6F69">
              <w:rPr>
                <w:sz w:val="16"/>
                <w:szCs w:val="16"/>
              </w:rPr>
              <w:t>SolFlow</w:t>
            </w:r>
            <w:proofErr w:type="spellEnd"/>
            <w:r w:rsidRPr="00EA6F69">
              <w:rPr>
                <w:sz w:val="16"/>
                <w:szCs w:val="16"/>
              </w:rPr>
              <w:t xml:space="preserve"> </w:t>
            </w:r>
            <w:proofErr w:type="spellStart"/>
            <w:r w:rsidRPr="00EA6F69">
              <w:rPr>
                <w:sz w:val="16"/>
                <w:szCs w:val="16"/>
              </w:rPr>
              <w:t>enum</w:t>
            </w:r>
            <w:proofErr w:type="spellEnd"/>
            <w:r w:rsidRPr="00EA6F69">
              <w:rPr>
                <w:sz w:val="16"/>
                <w:szCs w:val="16"/>
              </w:rPr>
              <w:t>.</w:t>
            </w:r>
          </w:p>
        </w:tc>
      </w:tr>
      <w:tr w:rsidR="002F5E55" w:rsidRPr="00EA6F69" w14:paraId="5E3E9ABC" w14:textId="77777777">
        <w:trPr>
          <w:tblCellSpacing w:w="15" w:type="dxa"/>
        </w:trPr>
        <w:tc>
          <w:tcPr>
            <w:tcW w:w="0" w:type="auto"/>
            <w:vAlign w:val="center"/>
            <w:hideMark/>
          </w:tcPr>
          <w:p w14:paraId="0AF26CF3" w14:textId="77777777" w:rsidR="002F5E55" w:rsidRPr="00EA6F69" w:rsidRDefault="002F5E55" w:rsidP="00216E0A">
            <w:pPr>
              <w:bidi w:val="0"/>
              <w:rPr>
                <w:sz w:val="16"/>
                <w:szCs w:val="16"/>
              </w:rPr>
            </w:pPr>
            <w:proofErr w:type="spellStart"/>
            <w:r w:rsidRPr="00EA6F69">
              <w:rPr>
                <w:sz w:val="16"/>
                <w:szCs w:val="16"/>
              </w:rPr>
              <w:t>PositionCommand</w:t>
            </w:r>
            <w:proofErr w:type="spellEnd"/>
          </w:p>
        </w:tc>
        <w:tc>
          <w:tcPr>
            <w:tcW w:w="0" w:type="auto"/>
            <w:vAlign w:val="center"/>
            <w:hideMark/>
          </w:tcPr>
          <w:p w14:paraId="114A69A4"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6EC3775E" w14:textId="77777777" w:rsidR="002F5E55" w:rsidRPr="00EA6F69" w:rsidRDefault="002F5E55" w:rsidP="00216E0A">
            <w:pPr>
              <w:bidi w:val="0"/>
              <w:rPr>
                <w:sz w:val="16"/>
                <w:szCs w:val="16"/>
              </w:rPr>
            </w:pPr>
            <w:r w:rsidRPr="00EA6F69">
              <w:rPr>
                <w:sz w:val="16"/>
                <w:szCs w:val="16"/>
              </w:rPr>
              <w:t>mechanical units (e.g., rev, rad, mm)</w:t>
            </w:r>
          </w:p>
        </w:tc>
        <w:tc>
          <w:tcPr>
            <w:tcW w:w="0" w:type="auto"/>
            <w:vAlign w:val="center"/>
            <w:hideMark/>
          </w:tcPr>
          <w:p w14:paraId="5BC7333A"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4052F6F" w14:textId="77777777" w:rsidR="002F5E55" w:rsidRPr="00EA6F69" w:rsidRDefault="002F5E55" w:rsidP="00216E0A">
            <w:pPr>
              <w:bidi w:val="0"/>
              <w:rPr>
                <w:sz w:val="16"/>
                <w:szCs w:val="16"/>
              </w:rPr>
            </w:pPr>
            <w:proofErr w:type="spellStart"/>
            <w:r w:rsidRPr="00EA6F69">
              <w:rPr>
                <w:sz w:val="16"/>
                <w:szCs w:val="16"/>
              </w:rPr>
              <w:t>Feedback.Position</w:t>
            </w:r>
            <w:proofErr w:type="spellEnd"/>
          </w:p>
        </w:tc>
        <w:tc>
          <w:tcPr>
            <w:tcW w:w="0" w:type="auto"/>
            <w:vAlign w:val="center"/>
            <w:hideMark/>
          </w:tcPr>
          <w:p w14:paraId="55F9765C" w14:textId="77777777" w:rsidR="002F5E55" w:rsidRPr="00EA6F69" w:rsidRDefault="002F5E55" w:rsidP="00216E0A">
            <w:pPr>
              <w:bidi w:val="0"/>
              <w:rPr>
                <w:sz w:val="16"/>
                <w:szCs w:val="16"/>
              </w:rPr>
            </w:pPr>
            <w:r w:rsidRPr="00EA6F69">
              <w:rPr>
                <w:sz w:val="16"/>
                <w:szCs w:val="16"/>
              </w:rPr>
              <w:t xml:space="preserve">Absolute position reference in </w:t>
            </w:r>
            <w:r w:rsidRPr="00EA6F69">
              <w:rPr>
                <w:b/>
                <w:bCs/>
                <w:sz w:val="16"/>
                <w:szCs w:val="16"/>
              </w:rPr>
              <w:t>position mode</w:t>
            </w:r>
            <w:r w:rsidRPr="00EA6F69">
              <w:rPr>
                <w:sz w:val="16"/>
                <w:szCs w:val="16"/>
              </w:rPr>
              <w:t>.</w:t>
            </w:r>
          </w:p>
        </w:tc>
      </w:tr>
      <w:tr w:rsidR="002F5E55" w:rsidRPr="00EA6F69" w14:paraId="6C461EC1" w14:textId="77777777">
        <w:trPr>
          <w:tblCellSpacing w:w="15" w:type="dxa"/>
        </w:trPr>
        <w:tc>
          <w:tcPr>
            <w:tcW w:w="0" w:type="auto"/>
            <w:vAlign w:val="center"/>
            <w:hideMark/>
          </w:tcPr>
          <w:p w14:paraId="22C30D0B" w14:textId="77777777" w:rsidR="002F5E55" w:rsidRPr="00EA6F69" w:rsidRDefault="002F5E55" w:rsidP="00216E0A">
            <w:pPr>
              <w:bidi w:val="0"/>
              <w:rPr>
                <w:sz w:val="16"/>
                <w:szCs w:val="16"/>
              </w:rPr>
            </w:pPr>
            <w:proofErr w:type="spellStart"/>
            <w:r w:rsidRPr="00EA6F69">
              <w:rPr>
                <w:sz w:val="16"/>
                <w:szCs w:val="16"/>
              </w:rPr>
              <w:t>SpeedCommand</w:t>
            </w:r>
            <w:proofErr w:type="spellEnd"/>
          </w:p>
        </w:tc>
        <w:tc>
          <w:tcPr>
            <w:tcW w:w="0" w:type="auto"/>
            <w:vAlign w:val="center"/>
            <w:hideMark/>
          </w:tcPr>
          <w:p w14:paraId="2FD8244E"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11F59EDA" w14:textId="77777777" w:rsidR="002F5E55" w:rsidRPr="00EA6F69" w:rsidRDefault="002F5E55" w:rsidP="00216E0A">
            <w:pPr>
              <w:bidi w:val="0"/>
              <w:rPr>
                <w:sz w:val="16"/>
                <w:szCs w:val="16"/>
              </w:rPr>
            </w:pPr>
            <w:r w:rsidRPr="00EA6F69">
              <w:rPr>
                <w:sz w:val="16"/>
                <w:szCs w:val="16"/>
              </w:rPr>
              <w:t>mech units/s</w:t>
            </w:r>
          </w:p>
        </w:tc>
        <w:tc>
          <w:tcPr>
            <w:tcW w:w="0" w:type="auto"/>
            <w:vAlign w:val="center"/>
            <w:hideMark/>
          </w:tcPr>
          <w:p w14:paraId="16DBD4DC"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A81B03A"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2C524C4E" w14:textId="77777777" w:rsidR="002F5E55" w:rsidRPr="00EA6F69" w:rsidRDefault="002F5E55" w:rsidP="00216E0A">
            <w:pPr>
              <w:bidi w:val="0"/>
              <w:rPr>
                <w:sz w:val="16"/>
                <w:szCs w:val="16"/>
              </w:rPr>
            </w:pPr>
            <w:r w:rsidRPr="00EA6F69">
              <w:rPr>
                <w:sz w:val="16"/>
                <w:szCs w:val="16"/>
              </w:rPr>
              <w:t xml:space="preserve">Velocity reference in </w:t>
            </w:r>
            <w:r w:rsidRPr="00EA6F69">
              <w:rPr>
                <w:b/>
                <w:bCs/>
                <w:sz w:val="16"/>
                <w:szCs w:val="16"/>
              </w:rPr>
              <w:t>speed mode</w:t>
            </w:r>
            <w:r w:rsidRPr="00EA6F69">
              <w:rPr>
                <w:sz w:val="16"/>
                <w:szCs w:val="16"/>
              </w:rPr>
              <w:t>.</w:t>
            </w:r>
          </w:p>
        </w:tc>
      </w:tr>
      <w:tr w:rsidR="002F5E55" w:rsidRPr="00EA6F69" w14:paraId="6E4F959E" w14:textId="77777777">
        <w:trPr>
          <w:tblCellSpacing w:w="15" w:type="dxa"/>
        </w:trPr>
        <w:tc>
          <w:tcPr>
            <w:tcW w:w="0" w:type="auto"/>
            <w:vAlign w:val="center"/>
            <w:hideMark/>
          </w:tcPr>
          <w:p w14:paraId="5916CAD2" w14:textId="77777777" w:rsidR="002F5E55" w:rsidRPr="00EA6F69" w:rsidRDefault="002F5E55" w:rsidP="00216E0A">
            <w:pPr>
              <w:bidi w:val="0"/>
              <w:rPr>
                <w:sz w:val="16"/>
                <w:szCs w:val="16"/>
              </w:rPr>
            </w:pPr>
            <w:proofErr w:type="spellStart"/>
            <w:r w:rsidRPr="00EA6F69">
              <w:rPr>
                <w:sz w:val="16"/>
                <w:szCs w:val="16"/>
              </w:rPr>
              <w:t>CurrentCommand</w:t>
            </w:r>
            <w:proofErr w:type="spellEnd"/>
          </w:p>
        </w:tc>
        <w:tc>
          <w:tcPr>
            <w:tcW w:w="0" w:type="auto"/>
            <w:vAlign w:val="center"/>
            <w:hideMark/>
          </w:tcPr>
          <w:p w14:paraId="5A6FCC1B"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0DF5FE47" w14:textId="77777777" w:rsidR="002F5E55" w:rsidRPr="00EA6F69" w:rsidRDefault="002F5E55" w:rsidP="00216E0A">
            <w:pPr>
              <w:bidi w:val="0"/>
              <w:rPr>
                <w:sz w:val="16"/>
                <w:szCs w:val="16"/>
              </w:rPr>
            </w:pPr>
            <w:r w:rsidRPr="00EA6F69">
              <w:rPr>
                <w:sz w:val="16"/>
                <w:szCs w:val="16"/>
              </w:rPr>
              <w:t>A (phase/torque-producing)</w:t>
            </w:r>
          </w:p>
        </w:tc>
        <w:tc>
          <w:tcPr>
            <w:tcW w:w="0" w:type="auto"/>
            <w:vAlign w:val="center"/>
            <w:hideMark/>
          </w:tcPr>
          <w:p w14:paraId="3128B4CC"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1ACC922"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5CACDAB7" w14:textId="77777777" w:rsidR="002F5E55" w:rsidRPr="00EA6F69" w:rsidRDefault="002F5E55" w:rsidP="00216E0A">
            <w:pPr>
              <w:bidi w:val="0"/>
              <w:rPr>
                <w:sz w:val="16"/>
                <w:szCs w:val="16"/>
              </w:rPr>
            </w:pPr>
            <w:r w:rsidRPr="00EA6F69">
              <w:rPr>
                <w:sz w:val="16"/>
                <w:szCs w:val="16"/>
              </w:rPr>
              <w:t xml:space="preserve">If FOC: this is typically </w:t>
            </w:r>
            <w:proofErr w:type="spellStart"/>
            <w:r w:rsidRPr="00EA6F69">
              <w:rPr>
                <w:b/>
                <w:bCs/>
                <w:sz w:val="16"/>
                <w:szCs w:val="16"/>
              </w:rPr>
              <w:t>Iq</w:t>
            </w:r>
            <w:proofErr w:type="spellEnd"/>
            <w:r w:rsidRPr="00EA6F69">
              <w:rPr>
                <w:sz w:val="16"/>
                <w:szCs w:val="16"/>
              </w:rPr>
              <w:t xml:space="preserve"> request when in current/torque mode.</w:t>
            </w:r>
          </w:p>
        </w:tc>
      </w:tr>
      <w:tr w:rsidR="002F5E55" w:rsidRPr="00EA6F69" w14:paraId="00570E0F" w14:textId="77777777">
        <w:trPr>
          <w:tblCellSpacing w:w="15" w:type="dxa"/>
        </w:trPr>
        <w:tc>
          <w:tcPr>
            <w:tcW w:w="0" w:type="auto"/>
            <w:vAlign w:val="center"/>
            <w:hideMark/>
          </w:tcPr>
          <w:p w14:paraId="7E2BB7E5" w14:textId="77777777" w:rsidR="002F5E55" w:rsidRPr="00EA6F69" w:rsidRDefault="002F5E55" w:rsidP="00216E0A">
            <w:pPr>
              <w:bidi w:val="0"/>
              <w:rPr>
                <w:sz w:val="16"/>
                <w:szCs w:val="16"/>
              </w:rPr>
            </w:pPr>
            <w:proofErr w:type="spellStart"/>
            <w:r w:rsidRPr="00EA6F69">
              <w:rPr>
                <w:sz w:val="16"/>
                <w:szCs w:val="16"/>
              </w:rPr>
              <w:t>FeedForwardPosition</w:t>
            </w:r>
            <w:proofErr w:type="spellEnd"/>
          </w:p>
        </w:tc>
        <w:tc>
          <w:tcPr>
            <w:tcW w:w="0" w:type="auto"/>
            <w:vAlign w:val="center"/>
            <w:hideMark/>
          </w:tcPr>
          <w:p w14:paraId="6E3AC2CD"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5F5020FE" w14:textId="77777777" w:rsidR="002F5E55" w:rsidRPr="00EA6F69" w:rsidRDefault="002F5E55" w:rsidP="00216E0A">
            <w:pPr>
              <w:bidi w:val="0"/>
              <w:rPr>
                <w:sz w:val="16"/>
                <w:szCs w:val="16"/>
              </w:rPr>
            </w:pPr>
            <w:r w:rsidRPr="00EA6F69">
              <w:rPr>
                <w:sz w:val="16"/>
                <w:szCs w:val="16"/>
              </w:rPr>
              <w:t xml:space="preserve">same as </w:t>
            </w:r>
            <w:proofErr w:type="spellStart"/>
            <w:r w:rsidRPr="00EA6F69">
              <w:rPr>
                <w:sz w:val="16"/>
                <w:szCs w:val="16"/>
              </w:rPr>
              <w:t>PositionCommand</w:t>
            </w:r>
            <w:proofErr w:type="spellEnd"/>
          </w:p>
        </w:tc>
        <w:tc>
          <w:tcPr>
            <w:tcW w:w="0" w:type="auto"/>
            <w:vAlign w:val="center"/>
            <w:hideMark/>
          </w:tcPr>
          <w:p w14:paraId="200E871E"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68625161"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1ED8DB05" w14:textId="77777777" w:rsidR="002F5E55" w:rsidRPr="00EA6F69" w:rsidRDefault="002F5E55" w:rsidP="00216E0A">
            <w:pPr>
              <w:bidi w:val="0"/>
              <w:rPr>
                <w:sz w:val="16"/>
                <w:szCs w:val="16"/>
              </w:rPr>
            </w:pPr>
            <w:r w:rsidRPr="00EA6F69">
              <w:rPr>
                <w:sz w:val="16"/>
                <w:szCs w:val="16"/>
              </w:rPr>
              <w:t>Optional additive term used by the position loop.</w:t>
            </w:r>
          </w:p>
        </w:tc>
      </w:tr>
      <w:tr w:rsidR="002F5E55" w:rsidRPr="00EA6F69" w14:paraId="6489F634" w14:textId="77777777">
        <w:trPr>
          <w:tblCellSpacing w:w="15" w:type="dxa"/>
        </w:trPr>
        <w:tc>
          <w:tcPr>
            <w:tcW w:w="0" w:type="auto"/>
            <w:vAlign w:val="center"/>
            <w:hideMark/>
          </w:tcPr>
          <w:p w14:paraId="26C3149E" w14:textId="77777777" w:rsidR="002F5E55" w:rsidRPr="00EA6F69" w:rsidRDefault="002F5E55" w:rsidP="00216E0A">
            <w:pPr>
              <w:bidi w:val="0"/>
              <w:rPr>
                <w:sz w:val="16"/>
                <w:szCs w:val="16"/>
              </w:rPr>
            </w:pPr>
            <w:proofErr w:type="spellStart"/>
            <w:r w:rsidRPr="00EA6F69">
              <w:rPr>
                <w:sz w:val="16"/>
                <w:szCs w:val="16"/>
              </w:rPr>
              <w:t>FeedForwardVelocity</w:t>
            </w:r>
            <w:proofErr w:type="spellEnd"/>
          </w:p>
        </w:tc>
        <w:tc>
          <w:tcPr>
            <w:tcW w:w="0" w:type="auto"/>
            <w:vAlign w:val="center"/>
            <w:hideMark/>
          </w:tcPr>
          <w:p w14:paraId="24FAA99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F491D49" w14:textId="77777777" w:rsidR="002F5E55" w:rsidRPr="00EA6F69" w:rsidRDefault="002F5E55" w:rsidP="00216E0A">
            <w:pPr>
              <w:bidi w:val="0"/>
              <w:rPr>
                <w:sz w:val="16"/>
                <w:szCs w:val="16"/>
              </w:rPr>
            </w:pPr>
            <w:r w:rsidRPr="00EA6F69">
              <w:rPr>
                <w:sz w:val="16"/>
                <w:szCs w:val="16"/>
              </w:rPr>
              <w:t xml:space="preserve">same as </w:t>
            </w:r>
            <w:proofErr w:type="spellStart"/>
            <w:r w:rsidRPr="00EA6F69">
              <w:rPr>
                <w:sz w:val="16"/>
                <w:szCs w:val="16"/>
              </w:rPr>
              <w:t>SpeedCommand</w:t>
            </w:r>
            <w:proofErr w:type="spellEnd"/>
          </w:p>
        </w:tc>
        <w:tc>
          <w:tcPr>
            <w:tcW w:w="0" w:type="auto"/>
            <w:vAlign w:val="center"/>
            <w:hideMark/>
          </w:tcPr>
          <w:p w14:paraId="72F55707"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9189BC2"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501C30D3" w14:textId="77777777" w:rsidR="002F5E55" w:rsidRPr="00EA6F69" w:rsidRDefault="002F5E55" w:rsidP="00216E0A">
            <w:pPr>
              <w:bidi w:val="0"/>
              <w:rPr>
                <w:sz w:val="16"/>
                <w:szCs w:val="16"/>
              </w:rPr>
            </w:pPr>
            <w:r w:rsidRPr="00EA6F69">
              <w:rPr>
                <w:sz w:val="16"/>
                <w:szCs w:val="16"/>
              </w:rPr>
              <w:t>Optional additive term for velocity loop.</w:t>
            </w:r>
          </w:p>
        </w:tc>
      </w:tr>
      <w:tr w:rsidR="002F5E55" w:rsidRPr="00EA6F69" w14:paraId="19C0929B" w14:textId="77777777">
        <w:trPr>
          <w:tblCellSpacing w:w="15" w:type="dxa"/>
        </w:trPr>
        <w:tc>
          <w:tcPr>
            <w:tcW w:w="0" w:type="auto"/>
            <w:vAlign w:val="center"/>
            <w:hideMark/>
          </w:tcPr>
          <w:p w14:paraId="1BB703C8" w14:textId="77777777" w:rsidR="002F5E55" w:rsidRPr="00EA6F69" w:rsidRDefault="002F5E55" w:rsidP="00216E0A">
            <w:pPr>
              <w:bidi w:val="0"/>
              <w:rPr>
                <w:sz w:val="16"/>
                <w:szCs w:val="16"/>
              </w:rPr>
            </w:pPr>
            <w:proofErr w:type="spellStart"/>
            <w:r w:rsidRPr="00EA6F69">
              <w:rPr>
                <w:sz w:val="16"/>
                <w:szCs w:val="16"/>
              </w:rPr>
              <w:t>FeedForwardTorque</w:t>
            </w:r>
            <w:proofErr w:type="spellEnd"/>
          </w:p>
        </w:tc>
        <w:tc>
          <w:tcPr>
            <w:tcW w:w="0" w:type="auto"/>
            <w:vAlign w:val="center"/>
            <w:hideMark/>
          </w:tcPr>
          <w:p w14:paraId="5718CFCB"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6DE88B2A" w14:textId="77777777" w:rsidR="002F5E55" w:rsidRPr="00EA6F69" w:rsidRDefault="002F5E55" w:rsidP="00216E0A">
            <w:pPr>
              <w:bidi w:val="0"/>
              <w:rPr>
                <w:sz w:val="16"/>
                <w:szCs w:val="16"/>
              </w:rPr>
            </w:pPr>
            <w:proofErr w:type="spellStart"/>
            <w:r w:rsidRPr="00EA6F69">
              <w:rPr>
                <w:sz w:val="16"/>
                <w:szCs w:val="16"/>
              </w:rPr>
              <w:t>N·m</w:t>
            </w:r>
            <w:proofErr w:type="spellEnd"/>
            <w:r w:rsidRPr="00EA6F69">
              <w:rPr>
                <w:sz w:val="16"/>
                <w:szCs w:val="16"/>
              </w:rPr>
              <w:t xml:space="preserve"> (or A)</w:t>
            </w:r>
          </w:p>
        </w:tc>
        <w:tc>
          <w:tcPr>
            <w:tcW w:w="0" w:type="auto"/>
            <w:vAlign w:val="center"/>
            <w:hideMark/>
          </w:tcPr>
          <w:p w14:paraId="0D2FC418"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7C828DAE"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3782388F" w14:textId="77777777" w:rsidR="002F5E55" w:rsidRPr="00EA6F69" w:rsidRDefault="002F5E55" w:rsidP="00216E0A">
            <w:pPr>
              <w:bidi w:val="0"/>
              <w:rPr>
                <w:sz w:val="16"/>
                <w:szCs w:val="16"/>
              </w:rPr>
            </w:pPr>
            <w:r w:rsidRPr="00EA6F69">
              <w:rPr>
                <w:sz w:val="16"/>
                <w:szCs w:val="16"/>
              </w:rPr>
              <w:t>Optional additive torque/</w:t>
            </w:r>
            <w:proofErr w:type="spellStart"/>
            <w:r w:rsidRPr="00EA6F69">
              <w:rPr>
                <w:sz w:val="16"/>
                <w:szCs w:val="16"/>
              </w:rPr>
              <w:t>Iq</w:t>
            </w:r>
            <w:proofErr w:type="spellEnd"/>
            <w:r w:rsidRPr="00EA6F69">
              <w:rPr>
                <w:sz w:val="16"/>
                <w:szCs w:val="16"/>
              </w:rPr>
              <w:t xml:space="preserve"> feed-forward.</w:t>
            </w:r>
          </w:p>
        </w:tc>
      </w:tr>
      <w:tr w:rsidR="002F5E55" w:rsidRPr="00EA6F69" w14:paraId="0C45BC83" w14:textId="77777777">
        <w:trPr>
          <w:tblCellSpacing w:w="15" w:type="dxa"/>
        </w:trPr>
        <w:tc>
          <w:tcPr>
            <w:tcW w:w="0" w:type="auto"/>
            <w:vAlign w:val="center"/>
            <w:hideMark/>
          </w:tcPr>
          <w:p w14:paraId="0BC4F0D2" w14:textId="77777777" w:rsidR="002F5E55" w:rsidRPr="00EA6F69" w:rsidRDefault="002F5E55" w:rsidP="00216E0A">
            <w:pPr>
              <w:bidi w:val="0"/>
              <w:rPr>
                <w:sz w:val="16"/>
                <w:szCs w:val="16"/>
              </w:rPr>
            </w:pPr>
            <w:proofErr w:type="spellStart"/>
            <w:r w:rsidRPr="00EA6F69">
              <w:rPr>
                <w:sz w:val="16"/>
                <w:szCs w:val="16"/>
              </w:rPr>
              <w:t>JerkLimit</w:t>
            </w:r>
            <w:proofErr w:type="spellEnd"/>
          </w:p>
        </w:tc>
        <w:tc>
          <w:tcPr>
            <w:tcW w:w="0" w:type="auto"/>
            <w:vAlign w:val="center"/>
            <w:hideMark/>
          </w:tcPr>
          <w:p w14:paraId="1D5757B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ACD06DC" w14:textId="77777777" w:rsidR="002F5E55" w:rsidRPr="00EA6F69" w:rsidRDefault="002F5E55" w:rsidP="00216E0A">
            <w:pPr>
              <w:bidi w:val="0"/>
              <w:rPr>
                <w:sz w:val="16"/>
                <w:szCs w:val="16"/>
              </w:rPr>
            </w:pPr>
            <w:r w:rsidRPr="00EA6F69">
              <w:rPr>
                <w:sz w:val="16"/>
                <w:szCs w:val="16"/>
              </w:rPr>
              <w:t>units/s³</w:t>
            </w:r>
          </w:p>
        </w:tc>
        <w:tc>
          <w:tcPr>
            <w:tcW w:w="0" w:type="auto"/>
            <w:vAlign w:val="center"/>
            <w:hideMark/>
          </w:tcPr>
          <w:p w14:paraId="668CF7AB"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9063B7B"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F24A7CA" w14:textId="77777777" w:rsidR="002F5E55" w:rsidRPr="00EA6F69" w:rsidRDefault="002F5E55" w:rsidP="00216E0A">
            <w:pPr>
              <w:bidi w:val="0"/>
              <w:rPr>
                <w:sz w:val="16"/>
                <w:szCs w:val="16"/>
              </w:rPr>
            </w:pPr>
            <w:r w:rsidRPr="00EA6F69">
              <w:rPr>
                <w:sz w:val="16"/>
                <w:szCs w:val="16"/>
              </w:rPr>
              <w:t>Max jerk for profiler (if enabled).</w:t>
            </w:r>
          </w:p>
        </w:tc>
      </w:tr>
      <w:tr w:rsidR="002F5E55" w:rsidRPr="00EA6F69" w14:paraId="7A5CBE27" w14:textId="77777777">
        <w:trPr>
          <w:tblCellSpacing w:w="15" w:type="dxa"/>
        </w:trPr>
        <w:tc>
          <w:tcPr>
            <w:tcW w:w="0" w:type="auto"/>
            <w:vAlign w:val="center"/>
            <w:hideMark/>
          </w:tcPr>
          <w:p w14:paraId="6A5DB60B" w14:textId="77777777" w:rsidR="002F5E55" w:rsidRPr="00EA6F69" w:rsidRDefault="002F5E55" w:rsidP="00216E0A">
            <w:pPr>
              <w:bidi w:val="0"/>
              <w:rPr>
                <w:sz w:val="16"/>
                <w:szCs w:val="16"/>
              </w:rPr>
            </w:pPr>
            <w:proofErr w:type="spellStart"/>
            <w:r w:rsidRPr="00EA6F69">
              <w:rPr>
                <w:sz w:val="16"/>
                <w:szCs w:val="16"/>
              </w:rPr>
              <w:t>AccelLimit</w:t>
            </w:r>
            <w:proofErr w:type="spellEnd"/>
          </w:p>
        </w:tc>
        <w:tc>
          <w:tcPr>
            <w:tcW w:w="0" w:type="auto"/>
            <w:vAlign w:val="center"/>
            <w:hideMark/>
          </w:tcPr>
          <w:p w14:paraId="281DB6A3"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16F4619C" w14:textId="77777777" w:rsidR="002F5E55" w:rsidRPr="00EA6F69" w:rsidRDefault="002F5E55" w:rsidP="00216E0A">
            <w:pPr>
              <w:bidi w:val="0"/>
              <w:rPr>
                <w:sz w:val="16"/>
                <w:szCs w:val="16"/>
              </w:rPr>
            </w:pPr>
            <w:r w:rsidRPr="00EA6F69">
              <w:rPr>
                <w:sz w:val="16"/>
                <w:szCs w:val="16"/>
              </w:rPr>
              <w:t>units/s²</w:t>
            </w:r>
          </w:p>
        </w:tc>
        <w:tc>
          <w:tcPr>
            <w:tcW w:w="0" w:type="auto"/>
            <w:vAlign w:val="center"/>
            <w:hideMark/>
          </w:tcPr>
          <w:p w14:paraId="385161B5"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251E33E6"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12B9BB8D" w14:textId="77777777" w:rsidR="002F5E55" w:rsidRPr="00EA6F69" w:rsidRDefault="002F5E55" w:rsidP="00216E0A">
            <w:pPr>
              <w:bidi w:val="0"/>
              <w:rPr>
                <w:sz w:val="16"/>
                <w:szCs w:val="16"/>
              </w:rPr>
            </w:pPr>
            <w:r w:rsidRPr="00EA6F69">
              <w:rPr>
                <w:sz w:val="16"/>
                <w:szCs w:val="16"/>
              </w:rPr>
              <w:t>Max accel for profiler.</w:t>
            </w:r>
          </w:p>
        </w:tc>
      </w:tr>
      <w:tr w:rsidR="002F5E55" w:rsidRPr="00EA6F69" w14:paraId="442EE5AC" w14:textId="77777777">
        <w:trPr>
          <w:tblCellSpacing w:w="15" w:type="dxa"/>
        </w:trPr>
        <w:tc>
          <w:tcPr>
            <w:tcW w:w="0" w:type="auto"/>
            <w:vAlign w:val="center"/>
            <w:hideMark/>
          </w:tcPr>
          <w:p w14:paraId="52F7C545" w14:textId="77777777" w:rsidR="002F5E55" w:rsidRPr="00EA6F69" w:rsidRDefault="002F5E55" w:rsidP="00216E0A">
            <w:pPr>
              <w:bidi w:val="0"/>
              <w:rPr>
                <w:sz w:val="16"/>
                <w:szCs w:val="16"/>
              </w:rPr>
            </w:pPr>
            <w:proofErr w:type="spellStart"/>
            <w:r w:rsidRPr="00EA6F69">
              <w:rPr>
                <w:sz w:val="16"/>
                <w:szCs w:val="16"/>
              </w:rPr>
              <w:t>VelocityLimit</w:t>
            </w:r>
            <w:proofErr w:type="spellEnd"/>
          </w:p>
        </w:tc>
        <w:tc>
          <w:tcPr>
            <w:tcW w:w="0" w:type="auto"/>
            <w:vAlign w:val="center"/>
            <w:hideMark/>
          </w:tcPr>
          <w:p w14:paraId="0657BF83"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6F5AB717" w14:textId="77777777" w:rsidR="002F5E55" w:rsidRPr="00EA6F69" w:rsidRDefault="002F5E55" w:rsidP="00216E0A">
            <w:pPr>
              <w:bidi w:val="0"/>
              <w:rPr>
                <w:sz w:val="16"/>
                <w:szCs w:val="16"/>
              </w:rPr>
            </w:pPr>
            <w:r w:rsidRPr="00EA6F69">
              <w:rPr>
                <w:sz w:val="16"/>
                <w:szCs w:val="16"/>
              </w:rPr>
              <w:t>units/s</w:t>
            </w:r>
          </w:p>
        </w:tc>
        <w:tc>
          <w:tcPr>
            <w:tcW w:w="0" w:type="auto"/>
            <w:vAlign w:val="center"/>
            <w:hideMark/>
          </w:tcPr>
          <w:p w14:paraId="062ED788"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E0F3EB8"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39E5E92B" w14:textId="77777777" w:rsidR="002F5E55" w:rsidRPr="00EA6F69" w:rsidRDefault="002F5E55" w:rsidP="00216E0A">
            <w:pPr>
              <w:bidi w:val="0"/>
              <w:rPr>
                <w:sz w:val="16"/>
                <w:szCs w:val="16"/>
              </w:rPr>
            </w:pPr>
            <w:r w:rsidRPr="00EA6F69">
              <w:rPr>
                <w:sz w:val="16"/>
                <w:szCs w:val="16"/>
              </w:rPr>
              <w:t xml:space="preserve">Max </w:t>
            </w:r>
            <w:proofErr w:type="gramStart"/>
            <w:r w:rsidRPr="00EA6F69">
              <w:rPr>
                <w:sz w:val="16"/>
                <w:szCs w:val="16"/>
              </w:rPr>
              <w:t>velocity</w:t>
            </w:r>
            <w:proofErr w:type="gramEnd"/>
            <w:r w:rsidRPr="00EA6F69">
              <w:rPr>
                <w:sz w:val="16"/>
                <w:szCs w:val="16"/>
              </w:rPr>
              <w:t xml:space="preserve"> for profiler &amp; safety.</w:t>
            </w:r>
          </w:p>
        </w:tc>
      </w:tr>
      <w:tr w:rsidR="002F5E55" w:rsidRPr="00EA6F69" w14:paraId="562D0C28" w14:textId="77777777">
        <w:trPr>
          <w:tblCellSpacing w:w="15" w:type="dxa"/>
        </w:trPr>
        <w:tc>
          <w:tcPr>
            <w:tcW w:w="0" w:type="auto"/>
            <w:vAlign w:val="center"/>
            <w:hideMark/>
          </w:tcPr>
          <w:p w14:paraId="562DC329" w14:textId="77777777" w:rsidR="002F5E55" w:rsidRPr="00EA6F69" w:rsidRDefault="002F5E55" w:rsidP="00216E0A">
            <w:pPr>
              <w:bidi w:val="0"/>
              <w:rPr>
                <w:sz w:val="16"/>
                <w:szCs w:val="16"/>
              </w:rPr>
            </w:pPr>
            <w:proofErr w:type="spellStart"/>
            <w:r w:rsidRPr="00EA6F69">
              <w:rPr>
                <w:sz w:val="16"/>
                <w:szCs w:val="16"/>
              </w:rPr>
              <w:t>TorqueCurrentLimit</w:t>
            </w:r>
            <w:proofErr w:type="spellEnd"/>
          </w:p>
        </w:tc>
        <w:tc>
          <w:tcPr>
            <w:tcW w:w="0" w:type="auto"/>
            <w:vAlign w:val="center"/>
            <w:hideMark/>
          </w:tcPr>
          <w:p w14:paraId="34A4E745"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54900B5" w14:textId="77777777" w:rsidR="002F5E55" w:rsidRPr="00EA6F69" w:rsidRDefault="002F5E55" w:rsidP="00216E0A">
            <w:pPr>
              <w:bidi w:val="0"/>
              <w:rPr>
                <w:sz w:val="16"/>
                <w:szCs w:val="16"/>
              </w:rPr>
            </w:pPr>
            <w:proofErr w:type="spellStart"/>
            <w:r w:rsidRPr="00EA6F69">
              <w:rPr>
                <w:sz w:val="16"/>
                <w:szCs w:val="16"/>
              </w:rPr>
              <w:t>N·m</w:t>
            </w:r>
            <w:proofErr w:type="spellEnd"/>
            <w:r w:rsidRPr="00EA6F69">
              <w:rPr>
                <w:sz w:val="16"/>
                <w:szCs w:val="16"/>
              </w:rPr>
              <w:t xml:space="preserve"> or A</w:t>
            </w:r>
          </w:p>
        </w:tc>
        <w:tc>
          <w:tcPr>
            <w:tcW w:w="0" w:type="auto"/>
            <w:vAlign w:val="center"/>
            <w:hideMark/>
          </w:tcPr>
          <w:p w14:paraId="4CACF3E6"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221597B9"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316A4D87" w14:textId="77777777" w:rsidR="002F5E55" w:rsidRPr="00EA6F69" w:rsidRDefault="002F5E55" w:rsidP="00216E0A">
            <w:pPr>
              <w:bidi w:val="0"/>
              <w:rPr>
                <w:sz w:val="16"/>
                <w:szCs w:val="16"/>
              </w:rPr>
            </w:pPr>
            <w:r w:rsidRPr="00EA6F69">
              <w:rPr>
                <w:sz w:val="16"/>
                <w:szCs w:val="16"/>
              </w:rPr>
              <w:t>Soft torque/current clamp.</w:t>
            </w:r>
          </w:p>
        </w:tc>
      </w:tr>
      <w:tr w:rsidR="002F5E55" w:rsidRPr="00EA6F69" w14:paraId="378285B7" w14:textId="77777777">
        <w:trPr>
          <w:tblCellSpacing w:w="15" w:type="dxa"/>
        </w:trPr>
        <w:tc>
          <w:tcPr>
            <w:tcW w:w="0" w:type="auto"/>
            <w:vAlign w:val="center"/>
            <w:hideMark/>
          </w:tcPr>
          <w:p w14:paraId="19384BC0" w14:textId="77777777" w:rsidR="002F5E55" w:rsidRPr="00EA6F69" w:rsidRDefault="002F5E55" w:rsidP="00216E0A">
            <w:pPr>
              <w:bidi w:val="0"/>
              <w:rPr>
                <w:sz w:val="16"/>
                <w:szCs w:val="16"/>
              </w:rPr>
            </w:pPr>
            <w:proofErr w:type="spellStart"/>
            <w:r w:rsidRPr="00EA6F69">
              <w:rPr>
                <w:sz w:val="16"/>
                <w:szCs w:val="16"/>
              </w:rPr>
              <w:t>SoftLimitsEnable</w:t>
            </w:r>
            <w:proofErr w:type="spellEnd"/>
          </w:p>
        </w:tc>
        <w:tc>
          <w:tcPr>
            <w:tcW w:w="0" w:type="auto"/>
            <w:vAlign w:val="center"/>
            <w:hideMark/>
          </w:tcPr>
          <w:p w14:paraId="1FBEC9D6"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7551DC59"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607F38B8"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BAFC46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710DBFC3" w14:textId="77777777" w:rsidR="002F5E55" w:rsidRPr="00EA6F69" w:rsidRDefault="002F5E55" w:rsidP="00216E0A">
            <w:pPr>
              <w:bidi w:val="0"/>
              <w:rPr>
                <w:sz w:val="16"/>
                <w:szCs w:val="16"/>
              </w:rPr>
            </w:pPr>
            <w:r w:rsidRPr="00EA6F69">
              <w:rPr>
                <w:sz w:val="16"/>
                <w:szCs w:val="16"/>
              </w:rPr>
              <w:t>Enables enforcement of soft travel limits.</w:t>
            </w:r>
          </w:p>
        </w:tc>
      </w:tr>
      <w:tr w:rsidR="002F5E55" w:rsidRPr="00EA6F69" w14:paraId="1923D461" w14:textId="77777777">
        <w:trPr>
          <w:tblCellSpacing w:w="15" w:type="dxa"/>
        </w:trPr>
        <w:tc>
          <w:tcPr>
            <w:tcW w:w="0" w:type="auto"/>
            <w:vAlign w:val="center"/>
            <w:hideMark/>
          </w:tcPr>
          <w:p w14:paraId="25508A49" w14:textId="77777777" w:rsidR="002F5E55" w:rsidRPr="00EA6F69" w:rsidRDefault="002F5E55" w:rsidP="00216E0A">
            <w:pPr>
              <w:bidi w:val="0"/>
              <w:rPr>
                <w:sz w:val="16"/>
                <w:szCs w:val="16"/>
              </w:rPr>
            </w:pPr>
            <w:proofErr w:type="spellStart"/>
            <w:r w:rsidRPr="00EA6F69">
              <w:rPr>
                <w:sz w:val="16"/>
                <w:szCs w:val="16"/>
              </w:rPr>
              <w:t>SoftLimitMin</w:t>
            </w:r>
            <w:proofErr w:type="spellEnd"/>
          </w:p>
        </w:tc>
        <w:tc>
          <w:tcPr>
            <w:tcW w:w="0" w:type="auto"/>
            <w:vAlign w:val="center"/>
            <w:hideMark/>
          </w:tcPr>
          <w:p w14:paraId="1DD5CCF7"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2E24ED48" w14:textId="77777777" w:rsidR="002F5E55" w:rsidRPr="00EA6F69" w:rsidRDefault="002F5E55" w:rsidP="00216E0A">
            <w:pPr>
              <w:bidi w:val="0"/>
              <w:rPr>
                <w:sz w:val="16"/>
                <w:szCs w:val="16"/>
              </w:rPr>
            </w:pPr>
            <w:r w:rsidRPr="00EA6F69">
              <w:rPr>
                <w:sz w:val="16"/>
                <w:szCs w:val="16"/>
              </w:rPr>
              <w:t>position units</w:t>
            </w:r>
          </w:p>
        </w:tc>
        <w:tc>
          <w:tcPr>
            <w:tcW w:w="0" w:type="auto"/>
            <w:vAlign w:val="center"/>
            <w:hideMark/>
          </w:tcPr>
          <w:p w14:paraId="59AFBCEB"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5EF7470"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E52CA34" w14:textId="77777777" w:rsidR="002F5E55" w:rsidRPr="00EA6F69" w:rsidRDefault="002F5E55" w:rsidP="00216E0A">
            <w:pPr>
              <w:bidi w:val="0"/>
              <w:rPr>
                <w:sz w:val="16"/>
                <w:szCs w:val="16"/>
              </w:rPr>
            </w:pPr>
            <w:r w:rsidRPr="00EA6F69">
              <w:rPr>
                <w:sz w:val="16"/>
                <w:szCs w:val="16"/>
              </w:rPr>
              <w:t>Lower travel bound (abs coordinates).</w:t>
            </w:r>
          </w:p>
        </w:tc>
      </w:tr>
      <w:tr w:rsidR="002F5E55" w:rsidRPr="00EA6F69" w14:paraId="4F584329" w14:textId="77777777">
        <w:trPr>
          <w:tblCellSpacing w:w="15" w:type="dxa"/>
        </w:trPr>
        <w:tc>
          <w:tcPr>
            <w:tcW w:w="0" w:type="auto"/>
            <w:vAlign w:val="center"/>
            <w:hideMark/>
          </w:tcPr>
          <w:p w14:paraId="0E975C84" w14:textId="77777777" w:rsidR="002F5E55" w:rsidRPr="00EA6F69" w:rsidRDefault="002F5E55" w:rsidP="00216E0A">
            <w:pPr>
              <w:bidi w:val="0"/>
              <w:rPr>
                <w:sz w:val="16"/>
                <w:szCs w:val="16"/>
              </w:rPr>
            </w:pPr>
            <w:proofErr w:type="spellStart"/>
            <w:r w:rsidRPr="00EA6F69">
              <w:rPr>
                <w:sz w:val="16"/>
                <w:szCs w:val="16"/>
              </w:rPr>
              <w:lastRenderedPageBreak/>
              <w:t>SoftLimitMax</w:t>
            </w:r>
            <w:proofErr w:type="spellEnd"/>
          </w:p>
        </w:tc>
        <w:tc>
          <w:tcPr>
            <w:tcW w:w="0" w:type="auto"/>
            <w:vAlign w:val="center"/>
            <w:hideMark/>
          </w:tcPr>
          <w:p w14:paraId="5FC4EE2C"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20F1ECFF" w14:textId="77777777" w:rsidR="002F5E55" w:rsidRPr="00EA6F69" w:rsidRDefault="002F5E55" w:rsidP="00216E0A">
            <w:pPr>
              <w:bidi w:val="0"/>
              <w:rPr>
                <w:sz w:val="16"/>
                <w:szCs w:val="16"/>
              </w:rPr>
            </w:pPr>
            <w:r w:rsidRPr="00EA6F69">
              <w:rPr>
                <w:sz w:val="16"/>
                <w:szCs w:val="16"/>
              </w:rPr>
              <w:t>position units</w:t>
            </w:r>
          </w:p>
        </w:tc>
        <w:tc>
          <w:tcPr>
            <w:tcW w:w="0" w:type="auto"/>
            <w:vAlign w:val="center"/>
            <w:hideMark/>
          </w:tcPr>
          <w:p w14:paraId="7C1DB266"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1A51E300"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527E38DC" w14:textId="77777777" w:rsidR="002F5E55" w:rsidRPr="00EA6F69" w:rsidRDefault="002F5E55" w:rsidP="00216E0A">
            <w:pPr>
              <w:bidi w:val="0"/>
              <w:rPr>
                <w:sz w:val="16"/>
                <w:szCs w:val="16"/>
              </w:rPr>
            </w:pPr>
            <w:r w:rsidRPr="00EA6F69">
              <w:rPr>
                <w:sz w:val="16"/>
                <w:szCs w:val="16"/>
              </w:rPr>
              <w:t>Upper travel bound (abs coordinates).</w:t>
            </w:r>
          </w:p>
        </w:tc>
      </w:tr>
      <w:tr w:rsidR="002F5E55" w:rsidRPr="00EA6F69" w14:paraId="1350C456" w14:textId="77777777">
        <w:trPr>
          <w:tblCellSpacing w:w="15" w:type="dxa"/>
        </w:trPr>
        <w:tc>
          <w:tcPr>
            <w:tcW w:w="0" w:type="auto"/>
            <w:vAlign w:val="center"/>
            <w:hideMark/>
          </w:tcPr>
          <w:p w14:paraId="081563AD" w14:textId="77777777" w:rsidR="002F5E55" w:rsidRPr="00EA6F69" w:rsidRDefault="002F5E55" w:rsidP="00216E0A">
            <w:pPr>
              <w:bidi w:val="0"/>
              <w:rPr>
                <w:sz w:val="16"/>
                <w:szCs w:val="16"/>
              </w:rPr>
            </w:pPr>
            <w:r w:rsidRPr="00EA6F69">
              <w:rPr>
                <w:sz w:val="16"/>
                <w:szCs w:val="16"/>
              </w:rPr>
              <w:t>Halt</w:t>
            </w:r>
          </w:p>
        </w:tc>
        <w:tc>
          <w:tcPr>
            <w:tcW w:w="0" w:type="auto"/>
            <w:vAlign w:val="center"/>
            <w:hideMark/>
          </w:tcPr>
          <w:p w14:paraId="379D86EA"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314D9926"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08F90DFE"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559A6BD0"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202700A7" w14:textId="77777777" w:rsidR="002F5E55" w:rsidRPr="00EA6F69" w:rsidRDefault="002F5E55" w:rsidP="00216E0A">
            <w:pPr>
              <w:bidi w:val="0"/>
              <w:rPr>
                <w:sz w:val="16"/>
                <w:szCs w:val="16"/>
              </w:rPr>
            </w:pPr>
            <w:r w:rsidRPr="00EA6F69">
              <w:rPr>
                <w:sz w:val="16"/>
                <w:szCs w:val="16"/>
              </w:rPr>
              <w:t xml:space="preserve">If true, profiler </w:t>
            </w:r>
            <w:proofErr w:type="gramStart"/>
            <w:r w:rsidRPr="00EA6F69">
              <w:rPr>
                <w:sz w:val="16"/>
                <w:szCs w:val="16"/>
              </w:rPr>
              <w:t>ramps to</w:t>
            </w:r>
            <w:proofErr w:type="gramEnd"/>
            <w:r w:rsidRPr="00EA6F69">
              <w:rPr>
                <w:sz w:val="16"/>
                <w:szCs w:val="16"/>
              </w:rPr>
              <w:t xml:space="preserve"> stop with configured </w:t>
            </w:r>
            <w:proofErr w:type="spellStart"/>
            <w:r w:rsidRPr="00EA6F69">
              <w:rPr>
                <w:sz w:val="16"/>
                <w:szCs w:val="16"/>
              </w:rPr>
              <w:t>decel</w:t>
            </w:r>
            <w:proofErr w:type="spellEnd"/>
            <w:r w:rsidRPr="00EA6F69">
              <w:rPr>
                <w:sz w:val="16"/>
                <w:szCs w:val="16"/>
              </w:rPr>
              <w:t>.</w:t>
            </w:r>
          </w:p>
        </w:tc>
      </w:tr>
      <w:tr w:rsidR="002F5E55" w:rsidRPr="00EA6F69" w14:paraId="38D4BAFC" w14:textId="77777777">
        <w:trPr>
          <w:tblCellSpacing w:w="15" w:type="dxa"/>
        </w:trPr>
        <w:tc>
          <w:tcPr>
            <w:tcW w:w="0" w:type="auto"/>
            <w:vAlign w:val="center"/>
            <w:hideMark/>
          </w:tcPr>
          <w:p w14:paraId="1C88DD87" w14:textId="77777777" w:rsidR="002F5E55" w:rsidRPr="00EA6F69" w:rsidRDefault="002F5E55" w:rsidP="00216E0A">
            <w:pPr>
              <w:bidi w:val="0"/>
              <w:rPr>
                <w:sz w:val="16"/>
                <w:szCs w:val="16"/>
              </w:rPr>
            </w:pPr>
            <w:proofErr w:type="spellStart"/>
            <w:r w:rsidRPr="00EA6F69">
              <w:rPr>
                <w:sz w:val="16"/>
                <w:szCs w:val="16"/>
              </w:rPr>
              <w:t>EmergencyStop</w:t>
            </w:r>
            <w:proofErr w:type="spellEnd"/>
          </w:p>
        </w:tc>
        <w:tc>
          <w:tcPr>
            <w:tcW w:w="0" w:type="auto"/>
            <w:vAlign w:val="center"/>
            <w:hideMark/>
          </w:tcPr>
          <w:p w14:paraId="49A7460E"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313761E6"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34B39417"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68450088"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A325ADE" w14:textId="77777777" w:rsidR="002F5E55" w:rsidRPr="00EA6F69" w:rsidRDefault="002F5E55" w:rsidP="00216E0A">
            <w:pPr>
              <w:bidi w:val="0"/>
              <w:rPr>
                <w:sz w:val="16"/>
                <w:szCs w:val="16"/>
              </w:rPr>
            </w:pPr>
            <w:r w:rsidRPr="00EA6F69">
              <w:rPr>
                <w:sz w:val="16"/>
                <w:szCs w:val="16"/>
              </w:rPr>
              <w:t xml:space="preserve">Hard stop; implementation </w:t>
            </w:r>
            <w:proofErr w:type="gramStart"/>
            <w:r w:rsidRPr="00EA6F69">
              <w:rPr>
                <w:sz w:val="16"/>
                <w:szCs w:val="16"/>
              </w:rPr>
              <w:t>model-specific</w:t>
            </w:r>
            <w:proofErr w:type="gramEnd"/>
            <w:r w:rsidRPr="00EA6F69">
              <w:rPr>
                <w:sz w:val="16"/>
                <w:szCs w:val="16"/>
              </w:rPr>
              <w:t>.</w:t>
            </w:r>
          </w:p>
        </w:tc>
      </w:tr>
      <w:tr w:rsidR="002F5E55" w:rsidRPr="00EA6F69" w14:paraId="4FF54DEE" w14:textId="77777777">
        <w:trPr>
          <w:tblCellSpacing w:w="15" w:type="dxa"/>
        </w:trPr>
        <w:tc>
          <w:tcPr>
            <w:tcW w:w="0" w:type="auto"/>
            <w:vAlign w:val="center"/>
            <w:hideMark/>
          </w:tcPr>
          <w:p w14:paraId="54162233" w14:textId="77777777" w:rsidR="002F5E55" w:rsidRPr="00EA6F69" w:rsidRDefault="002F5E55" w:rsidP="00216E0A">
            <w:pPr>
              <w:bidi w:val="0"/>
              <w:rPr>
                <w:sz w:val="16"/>
                <w:szCs w:val="16"/>
              </w:rPr>
            </w:pPr>
            <w:proofErr w:type="spellStart"/>
            <w:r w:rsidRPr="00EA6F69">
              <w:rPr>
                <w:sz w:val="16"/>
                <w:szCs w:val="16"/>
              </w:rPr>
              <w:t>CommandSeq</w:t>
            </w:r>
            <w:proofErr w:type="spellEnd"/>
          </w:p>
        </w:tc>
        <w:tc>
          <w:tcPr>
            <w:tcW w:w="0" w:type="auto"/>
            <w:vAlign w:val="center"/>
            <w:hideMark/>
          </w:tcPr>
          <w:p w14:paraId="702AD165"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35B00BD9" w14:textId="77777777" w:rsidR="002F5E55" w:rsidRPr="00EA6F69" w:rsidRDefault="002F5E55" w:rsidP="00216E0A">
            <w:pPr>
              <w:bidi w:val="0"/>
              <w:rPr>
                <w:sz w:val="16"/>
                <w:szCs w:val="16"/>
              </w:rPr>
            </w:pPr>
            <w:r w:rsidRPr="00EA6F69">
              <w:rPr>
                <w:sz w:val="16"/>
                <w:szCs w:val="16"/>
              </w:rPr>
              <w:t>monotonically increasing</w:t>
            </w:r>
          </w:p>
        </w:tc>
        <w:tc>
          <w:tcPr>
            <w:tcW w:w="0" w:type="auto"/>
            <w:vAlign w:val="center"/>
            <w:hideMark/>
          </w:tcPr>
          <w:p w14:paraId="3DC35CEC"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AD0A274"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00F4F205" w14:textId="77777777" w:rsidR="002F5E55" w:rsidRPr="00EA6F69" w:rsidRDefault="002F5E55" w:rsidP="00216E0A">
            <w:pPr>
              <w:bidi w:val="0"/>
              <w:rPr>
                <w:sz w:val="16"/>
                <w:szCs w:val="16"/>
              </w:rPr>
            </w:pPr>
            <w:proofErr w:type="spellStart"/>
            <w:proofErr w:type="gramStart"/>
            <w:r w:rsidRPr="00EA6F69">
              <w:rPr>
                <w:sz w:val="16"/>
                <w:szCs w:val="16"/>
              </w:rPr>
              <w:t>Lets</w:t>
            </w:r>
            <w:proofErr w:type="spellEnd"/>
            <w:proofErr w:type="gramEnd"/>
            <w:r w:rsidRPr="00EA6F69">
              <w:rPr>
                <w:sz w:val="16"/>
                <w:szCs w:val="16"/>
              </w:rPr>
              <w:t xml:space="preserve"> drive detect dropped/out-of-order writes.</w:t>
            </w:r>
          </w:p>
        </w:tc>
      </w:tr>
      <w:tr w:rsidR="002F5E55" w:rsidRPr="00EA6F69" w14:paraId="72EB7D01" w14:textId="77777777">
        <w:trPr>
          <w:tblCellSpacing w:w="15" w:type="dxa"/>
        </w:trPr>
        <w:tc>
          <w:tcPr>
            <w:tcW w:w="0" w:type="auto"/>
            <w:vAlign w:val="center"/>
            <w:hideMark/>
          </w:tcPr>
          <w:p w14:paraId="10BB926F" w14:textId="77777777" w:rsidR="002F5E55" w:rsidRPr="00EA6F69" w:rsidRDefault="002F5E55" w:rsidP="00216E0A">
            <w:pPr>
              <w:bidi w:val="0"/>
              <w:rPr>
                <w:sz w:val="16"/>
                <w:szCs w:val="16"/>
              </w:rPr>
            </w:pPr>
            <w:proofErr w:type="spellStart"/>
            <w:r w:rsidRPr="00EA6F69">
              <w:rPr>
                <w:sz w:val="16"/>
                <w:szCs w:val="16"/>
              </w:rPr>
              <w:t>CommandTimestamp</w:t>
            </w:r>
            <w:proofErr w:type="spellEnd"/>
          </w:p>
        </w:tc>
        <w:tc>
          <w:tcPr>
            <w:tcW w:w="0" w:type="auto"/>
            <w:vAlign w:val="center"/>
            <w:hideMark/>
          </w:tcPr>
          <w:p w14:paraId="06ED6BA4" w14:textId="77777777" w:rsidR="002F5E55" w:rsidRPr="00EA6F69" w:rsidRDefault="002F5E55" w:rsidP="00216E0A">
            <w:pPr>
              <w:bidi w:val="0"/>
              <w:rPr>
                <w:sz w:val="16"/>
                <w:szCs w:val="16"/>
              </w:rPr>
            </w:pPr>
            <w:r w:rsidRPr="00EA6F69">
              <w:rPr>
                <w:sz w:val="16"/>
                <w:szCs w:val="16"/>
              </w:rPr>
              <w:t>uint64</w:t>
            </w:r>
          </w:p>
        </w:tc>
        <w:tc>
          <w:tcPr>
            <w:tcW w:w="0" w:type="auto"/>
            <w:vAlign w:val="center"/>
            <w:hideMark/>
          </w:tcPr>
          <w:p w14:paraId="5D4738B6" w14:textId="77777777" w:rsidR="002F5E55" w:rsidRPr="00EA6F69" w:rsidRDefault="002F5E55" w:rsidP="00216E0A">
            <w:pPr>
              <w:bidi w:val="0"/>
              <w:rPr>
                <w:sz w:val="16"/>
                <w:szCs w:val="16"/>
              </w:rPr>
            </w:pPr>
            <w:r w:rsidRPr="00EA6F69">
              <w:rPr>
                <w:sz w:val="16"/>
                <w:szCs w:val="16"/>
              </w:rPr>
              <w:t>host ticks or µs</w:t>
            </w:r>
          </w:p>
        </w:tc>
        <w:tc>
          <w:tcPr>
            <w:tcW w:w="0" w:type="auto"/>
            <w:vAlign w:val="center"/>
            <w:hideMark/>
          </w:tcPr>
          <w:p w14:paraId="1057788F"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6B8C2A5"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790FEC5C" w14:textId="77777777" w:rsidR="002F5E55" w:rsidRPr="00EA6F69" w:rsidRDefault="002F5E55" w:rsidP="00216E0A">
            <w:pPr>
              <w:bidi w:val="0"/>
              <w:rPr>
                <w:sz w:val="16"/>
                <w:szCs w:val="16"/>
              </w:rPr>
            </w:pPr>
            <w:r w:rsidRPr="00EA6F69">
              <w:rPr>
                <w:sz w:val="16"/>
                <w:szCs w:val="16"/>
              </w:rPr>
              <w:t>Host time of issue (sync/diagnostics).</w:t>
            </w:r>
          </w:p>
        </w:tc>
      </w:tr>
      <w:tr w:rsidR="002F5E55" w:rsidRPr="00EA6F69" w14:paraId="75DA1847" w14:textId="77777777">
        <w:trPr>
          <w:tblCellSpacing w:w="15" w:type="dxa"/>
        </w:trPr>
        <w:tc>
          <w:tcPr>
            <w:tcW w:w="0" w:type="auto"/>
            <w:vAlign w:val="center"/>
            <w:hideMark/>
          </w:tcPr>
          <w:p w14:paraId="4F278BAB" w14:textId="77777777" w:rsidR="002F5E55" w:rsidRPr="00EA6F69" w:rsidRDefault="002F5E55" w:rsidP="00216E0A">
            <w:pPr>
              <w:bidi w:val="0"/>
              <w:rPr>
                <w:sz w:val="16"/>
                <w:szCs w:val="16"/>
              </w:rPr>
            </w:pPr>
            <w:r w:rsidRPr="00EA6F69">
              <w:rPr>
                <w:sz w:val="16"/>
                <w:szCs w:val="16"/>
              </w:rPr>
              <w:t>Checksum</w:t>
            </w:r>
          </w:p>
        </w:tc>
        <w:tc>
          <w:tcPr>
            <w:tcW w:w="0" w:type="auto"/>
            <w:vAlign w:val="center"/>
            <w:hideMark/>
          </w:tcPr>
          <w:p w14:paraId="3B260626"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3CC6B047" w14:textId="77777777" w:rsidR="002F5E55" w:rsidRPr="00EA6F69" w:rsidRDefault="002F5E55" w:rsidP="00216E0A">
            <w:pPr>
              <w:bidi w:val="0"/>
              <w:rPr>
                <w:sz w:val="16"/>
                <w:szCs w:val="16"/>
              </w:rPr>
            </w:pPr>
            <w:r w:rsidRPr="00EA6F69">
              <w:rPr>
                <w:sz w:val="16"/>
                <w:szCs w:val="16"/>
              </w:rPr>
              <w:t>CRC32</w:t>
            </w:r>
          </w:p>
        </w:tc>
        <w:tc>
          <w:tcPr>
            <w:tcW w:w="0" w:type="auto"/>
            <w:vAlign w:val="center"/>
            <w:hideMark/>
          </w:tcPr>
          <w:p w14:paraId="2D6570C8"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27A46C18"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69D39A7A" w14:textId="77777777" w:rsidR="002F5E55" w:rsidRPr="00EA6F69" w:rsidRDefault="002F5E55" w:rsidP="00216E0A">
            <w:pPr>
              <w:bidi w:val="0"/>
              <w:rPr>
                <w:sz w:val="16"/>
                <w:szCs w:val="16"/>
              </w:rPr>
            </w:pPr>
            <w:r w:rsidRPr="00EA6F69">
              <w:rPr>
                <w:sz w:val="16"/>
                <w:szCs w:val="16"/>
              </w:rPr>
              <w:t xml:space="preserve">Optional integrity </w:t>
            </w:r>
            <w:proofErr w:type="gramStart"/>
            <w:r w:rsidRPr="00EA6F69">
              <w:rPr>
                <w:sz w:val="16"/>
                <w:szCs w:val="16"/>
              </w:rPr>
              <w:t>guard;</w:t>
            </w:r>
            <w:proofErr w:type="gramEnd"/>
            <w:r w:rsidRPr="00EA6F69">
              <w:rPr>
                <w:sz w:val="16"/>
                <w:szCs w:val="16"/>
              </w:rPr>
              <w:t xml:space="preserve"> model decides enforcement.</w:t>
            </w:r>
          </w:p>
        </w:tc>
      </w:tr>
      <w:tr w:rsidR="002F5E55" w:rsidRPr="00EA6F69" w14:paraId="5F50E572" w14:textId="77777777">
        <w:trPr>
          <w:tblCellSpacing w:w="15" w:type="dxa"/>
        </w:trPr>
        <w:tc>
          <w:tcPr>
            <w:tcW w:w="0" w:type="auto"/>
            <w:vAlign w:val="center"/>
            <w:hideMark/>
          </w:tcPr>
          <w:p w14:paraId="4AE25374" w14:textId="77777777" w:rsidR="002F5E55" w:rsidRPr="00EA6F69" w:rsidRDefault="002F5E55" w:rsidP="00216E0A">
            <w:pPr>
              <w:bidi w:val="0"/>
              <w:rPr>
                <w:sz w:val="16"/>
                <w:szCs w:val="16"/>
              </w:rPr>
            </w:pPr>
            <w:proofErr w:type="gramStart"/>
            <w:r w:rsidRPr="00EA6F69">
              <w:rPr>
                <w:sz w:val="16"/>
                <w:szCs w:val="16"/>
              </w:rPr>
              <w:t>Reserved[</w:t>
            </w:r>
            <w:proofErr w:type="gramEnd"/>
            <w:r w:rsidRPr="00EA6F69">
              <w:rPr>
                <w:sz w:val="16"/>
                <w:szCs w:val="16"/>
              </w:rPr>
              <w:t>]</w:t>
            </w:r>
          </w:p>
        </w:tc>
        <w:tc>
          <w:tcPr>
            <w:tcW w:w="0" w:type="auto"/>
            <w:vAlign w:val="center"/>
            <w:hideMark/>
          </w:tcPr>
          <w:p w14:paraId="67A86620"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4262C36D" w14:textId="77777777" w:rsidR="002F5E55" w:rsidRPr="00EA6F69" w:rsidRDefault="002F5E55" w:rsidP="00216E0A">
            <w:pPr>
              <w:bidi w:val="0"/>
              <w:rPr>
                <w:sz w:val="16"/>
                <w:szCs w:val="16"/>
              </w:rPr>
            </w:pPr>
            <w:r w:rsidRPr="00EA6F69">
              <w:rPr>
                <w:sz w:val="16"/>
                <w:szCs w:val="16"/>
              </w:rPr>
              <w:t>padding/forward-</w:t>
            </w:r>
            <w:proofErr w:type="spellStart"/>
            <w:r w:rsidRPr="00EA6F69">
              <w:rPr>
                <w:sz w:val="16"/>
                <w:szCs w:val="16"/>
              </w:rPr>
              <w:t>compat</w:t>
            </w:r>
            <w:proofErr w:type="spellEnd"/>
          </w:p>
        </w:tc>
        <w:tc>
          <w:tcPr>
            <w:tcW w:w="0" w:type="auto"/>
            <w:vAlign w:val="center"/>
            <w:hideMark/>
          </w:tcPr>
          <w:p w14:paraId="61EFF25B"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4D316B05"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7BE3701C" w14:textId="77777777" w:rsidR="002F5E55" w:rsidRPr="00EA6F69" w:rsidRDefault="002F5E55" w:rsidP="00216E0A">
            <w:pPr>
              <w:bidi w:val="0"/>
              <w:rPr>
                <w:sz w:val="16"/>
                <w:szCs w:val="16"/>
              </w:rPr>
            </w:pPr>
            <w:r w:rsidRPr="00EA6F69">
              <w:rPr>
                <w:sz w:val="16"/>
                <w:szCs w:val="16"/>
              </w:rPr>
              <w:t>For alignment and future extensions.</w:t>
            </w:r>
          </w:p>
        </w:tc>
      </w:tr>
    </w:tbl>
    <w:p w14:paraId="3D7F293F" w14:textId="77777777" w:rsidR="002F5E55" w:rsidRPr="00EA6F69" w:rsidRDefault="002F5E55" w:rsidP="00216E0A">
      <w:pPr>
        <w:bidi w:val="0"/>
      </w:pPr>
      <w:r w:rsidRPr="00EA6F69">
        <w:rPr>
          <w:b/>
          <w:bCs/>
        </w:rPr>
        <w:t>Notes on ‘Mode’</w:t>
      </w:r>
      <w:r w:rsidRPr="00EA6F69">
        <w:br/>
        <w:t xml:space="preserve">Typical </w:t>
      </w:r>
      <w:proofErr w:type="spellStart"/>
      <w:r w:rsidRPr="00EA6F69">
        <w:t>enum</w:t>
      </w:r>
      <w:proofErr w:type="spellEnd"/>
      <w:r w:rsidRPr="00EA6F69">
        <w:t xml:space="preserve"> (actual values come from the </w:t>
      </w:r>
      <w:proofErr w:type="spellStart"/>
      <w:r w:rsidRPr="00EA6F69">
        <w:t>SolFlow</w:t>
      </w:r>
      <w:proofErr w:type="spellEnd"/>
      <w:r w:rsidRPr="00EA6F69">
        <w:t xml:space="preserve"> model):</w:t>
      </w:r>
    </w:p>
    <w:p w14:paraId="525E1FC4" w14:textId="77777777" w:rsidR="002F5E55" w:rsidRPr="00EA6F69" w:rsidRDefault="002F5E55" w:rsidP="00216E0A">
      <w:pPr>
        <w:numPr>
          <w:ilvl w:val="0"/>
          <w:numId w:val="32"/>
        </w:numPr>
        <w:bidi w:val="0"/>
      </w:pPr>
      <w:r w:rsidRPr="00EA6F69">
        <w:t>0: Torque/Current</w:t>
      </w:r>
    </w:p>
    <w:p w14:paraId="7FF57FC9" w14:textId="77777777" w:rsidR="002F5E55" w:rsidRPr="00EA6F69" w:rsidRDefault="002F5E55" w:rsidP="00216E0A">
      <w:pPr>
        <w:numPr>
          <w:ilvl w:val="0"/>
          <w:numId w:val="32"/>
        </w:numPr>
        <w:bidi w:val="0"/>
      </w:pPr>
      <w:r w:rsidRPr="00EA6F69">
        <w:t>1: Velocity</w:t>
      </w:r>
    </w:p>
    <w:p w14:paraId="08343D35" w14:textId="77777777" w:rsidR="002F5E55" w:rsidRPr="00EA6F69" w:rsidRDefault="002F5E55" w:rsidP="00216E0A">
      <w:pPr>
        <w:numPr>
          <w:ilvl w:val="0"/>
          <w:numId w:val="32"/>
        </w:numPr>
        <w:bidi w:val="0"/>
      </w:pPr>
      <w:r w:rsidRPr="00EA6F69">
        <w:t>2: Position</w:t>
      </w:r>
    </w:p>
    <w:p w14:paraId="571CBF0B" w14:textId="77777777" w:rsidR="002F5E55" w:rsidRPr="00EA6F69" w:rsidRDefault="002F5E55" w:rsidP="00216E0A">
      <w:pPr>
        <w:numPr>
          <w:ilvl w:val="0"/>
          <w:numId w:val="32"/>
        </w:numPr>
        <w:bidi w:val="0"/>
      </w:pPr>
      <w:r w:rsidRPr="00EA6F69">
        <w:t>3+: Model-specific (e.g., Homing, Indexing, Gearing/Following, Cyclic Synchronous modes)</w:t>
      </w:r>
    </w:p>
    <w:p w14:paraId="04D9E9F5" w14:textId="77777777" w:rsidR="002F5E55" w:rsidRPr="00EA6F69" w:rsidRDefault="002F5E55" w:rsidP="00216E0A">
      <w:pPr>
        <w:numPr>
          <w:ilvl w:val="0"/>
          <w:numId w:val="31"/>
        </w:numPr>
        <w:bidi w:val="0"/>
        <w:rPr>
          <w:b/>
          <w:bCs/>
        </w:rPr>
      </w:pPr>
      <w:r w:rsidRPr="00EA6F69">
        <w:rPr>
          <w:b/>
          <w:bCs/>
        </w:rPr>
        <w:t>2) Optional motion-command group (profiler &amp; targets)</w:t>
      </w:r>
    </w:p>
    <w:p w14:paraId="36F11121" w14:textId="77777777" w:rsidR="002F5E55" w:rsidRPr="00EA6F69" w:rsidRDefault="002F5E55" w:rsidP="00216E0A">
      <w:pPr>
        <w:bidi w:val="0"/>
      </w:pPr>
      <w:r w:rsidRPr="00EA6F69">
        <w:t xml:space="preserve">These appear when the model includes an internal profiler or trajectory block. When present, they override raw </w:t>
      </w:r>
      <w:proofErr w:type="spellStart"/>
      <w:r w:rsidRPr="00EA6F69">
        <w:t>PositionCommand</w:t>
      </w:r>
      <w:proofErr w:type="spellEnd"/>
      <w:r w:rsidRPr="00EA6F69">
        <w:t>/</w:t>
      </w:r>
      <w:proofErr w:type="spellStart"/>
      <w:r w:rsidRPr="00EA6F69">
        <w:t>SpeedCommand</w:t>
      </w:r>
      <w:proofErr w:type="spellEnd"/>
      <w:r w:rsidRPr="00EA6F69">
        <w:t xml:space="preserve"> as the </w:t>
      </w:r>
      <w:r w:rsidRPr="00EA6F69">
        <w:rPr>
          <w:i/>
          <w:iCs/>
        </w:rPr>
        <w:t>target inputs</w:t>
      </w:r>
      <w:r w:rsidRPr="00EA6F69">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626"/>
        <w:gridCol w:w="694"/>
        <w:gridCol w:w="845"/>
        <w:gridCol w:w="1348"/>
        <w:gridCol w:w="2847"/>
      </w:tblGrid>
      <w:tr w:rsidR="002F5E55" w:rsidRPr="00EA6F69" w14:paraId="235643CE" w14:textId="77777777">
        <w:trPr>
          <w:tblHeader/>
          <w:tblCellSpacing w:w="15" w:type="dxa"/>
        </w:trPr>
        <w:tc>
          <w:tcPr>
            <w:tcW w:w="0" w:type="auto"/>
            <w:vAlign w:val="center"/>
            <w:hideMark/>
          </w:tcPr>
          <w:p w14:paraId="592AF082" w14:textId="77777777" w:rsidR="002F5E55" w:rsidRPr="00EA6F69" w:rsidRDefault="002F5E55" w:rsidP="00216E0A">
            <w:pPr>
              <w:bidi w:val="0"/>
              <w:rPr>
                <w:b/>
                <w:bCs/>
                <w:sz w:val="16"/>
                <w:szCs w:val="16"/>
              </w:rPr>
            </w:pPr>
            <w:r w:rsidRPr="00EA6F69">
              <w:rPr>
                <w:b/>
                <w:bCs/>
                <w:sz w:val="16"/>
                <w:szCs w:val="16"/>
              </w:rPr>
              <w:t>Field</w:t>
            </w:r>
          </w:p>
        </w:tc>
        <w:tc>
          <w:tcPr>
            <w:tcW w:w="0" w:type="auto"/>
            <w:vAlign w:val="center"/>
            <w:hideMark/>
          </w:tcPr>
          <w:p w14:paraId="5F599D0B" w14:textId="77777777" w:rsidR="002F5E55" w:rsidRPr="00EA6F69" w:rsidRDefault="002F5E55" w:rsidP="00216E0A">
            <w:pPr>
              <w:bidi w:val="0"/>
              <w:rPr>
                <w:b/>
                <w:bCs/>
                <w:sz w:val="16"/>
                <w:szCs w:val="16"/>
              </w:rPr>
            </w:pPr>
            <w:r w:rsidRPr="00EA6F69">
              <w:rPr>
                <w:b/>
                <w:bCs/>
                <w:sz w:val="16"/>
                <w:szCs w:val="16"/>
              </w:rPr>
              <w:t>Type</w:t>
            </w:r>
          </w:p>
        </w:tc>
        <w:tc>
          <w:tcPr>
            <w:tcW w:w="0" w:type="auto"/>
            <w:vAlign w:val="center"/>
            <w:hideMark/>
          </w:tcPr>
          <w:p w14:paraId="0BEA8578" w14:textId="77777777" w:rsidR="002F5E55" w:rsidRPr="00EA6F69" w:rsidRDefault="002F5E55" w:rsidP="00216E0A">
            <w:pPr>
              <w:bidi w:val="0"/>
              <w:rPr>
                <w:b/>
                <w:bCs/>
                <w:sz w:val="16"/>
                <w:szCs w:val="16"/>
              </w:rPr>
            </w:pPr>
            <w:r w:rsidRPr="00EA6F69">
              <w:rPr>
                <w:b/>
                <w:bCs/>
                <w:sz w:val="16"/>
                <w:szCs w:val="16"/>
              </w:rPr>
              <w:t>Units</w:t>
            </w:r>
          </w:p>
        </w:tc>
        <w:tc>
          <w:tcPr>
            <w:tcW w:w="0" w:type="auto"/>
            <w:vAlign w:val="center"/>
            <w:hideMark/>
          </w:tcPr>
          <w:p w14:paraId="3F0EF13C" w14:textId="77777777" w:rsidR="002F5E55" w:rsidRPr="00EA6F69" w:rsidRDefault="002F5E55" w:rsidP="00216E0A">
            <w:pPr>
              <w:bidi w:val="0"/>
              <w:rPr>
                <w:b/>
                <w:bCs/>
                <w:sz w:val="16"/>
                <w:szCs w:val="16"/>
              </w:rPr>
            </w:pPr>
            <w:r w:rsidRPr="00EA6F69">
              <w:rPr>
                <w:b/>
                <w:bCs/>
                <w:sz w:val="16"/>
                <w:szCs w:val="16"/>
              </w:rPr>
              <w:t>Direction</w:t>
            </w:r>
          </w:p>
        </w:tc>
        <w:tc>
          <w:tcPr>
            <w:tcW w:w="0" w:type="auto"/>
            <w:vAlign w:val="center"/>
            <w:hideMark/>
          </w:tcPr>
          <w:p w14:paraId="3B495DD1" w14:textId="77777777" w:rsidR="002F5E55" w:rsidRPr="00EA6F69" w:rsidRDefault="002F5E55" w:rsidP="00216E0A">
            <w:pPr>
              <w:bidi w:val="0"/>
              <w:rPr>
                <w:b/>
                <w:bCs/>
                <w:sz w:val="16"/>
                <w:szCs w:val="16"/>
              </w:rPr>
            </w:pPr>
            <w:r w:rsidRPr="00EA6F69">
              <w:rPr>
                <w:b/>
                <w:bCs/>
                <w:sz w:val="16"/>
                <w:szCs w:val="16"/>
              </w:rPr>
              <w:t>Default</w:t>
            </w:r>
          </w:p>
        </w:tc>
        <w:tc>
          <w:tcPr>
            <w:tcW w:w="0" w:type="auto"/>
            <w:vAlign w:val="center"/>
            <w:hideMark/>
          </w:tcPr>
          <w:p w14:paraId="08A0FEA9" w14:textId="77777777" w:rsidR="002F5E55" w:rsidRPr="00EA6F69" w:rsidRDefault="002F5E55" w:rsidP="00216E0A">
            <w:pPr>
              <w:bidi w:val="0"/>
              <w:rPr>
                <w:b/>
                <w:bCs/>
                <w:sz w:val="16"/>
                <w:szCs w:val="16"/>
              </w:rPr>
            </w:pPr>
            <w:r w:rsidRPr="00EA6F69">
              <w:rPr>
                <w:b/>
                <w:bCs/>
                <w:sz w:val="16"/>
                <w:szCs w:val="16"/>
              </w:rPr>
              <w:t>Notes</w:t>
            </w:r>
          </w:p>
        </w:tc>
      </w:tr>
      <w:tr w:rsidR="002F5E55" w:rsidRPr="00EA6F69" w14:paraId="0DD49102" w14:textId="77777777">
        <w:trPr>
          <w:tblCellSpacing w:w="15" w:type="dxa"/>
        </w:trPr>
        <w:tc>
          <w:tcPr>
            <w:tcW w:w="0" w:type="auto"/>
            <w:vAlign w:val="center"/>
            <w:hideMark/>
          </w:tcPr>
          <w:p w14:paraId="3F740855" w14:textId="77777777" w:rsidR="002F5E55" w:rsidRPr="00EA6F69" w:rsidRDefault="002F5E55" w:rsidP="00216E0A">
            <w:pPr>
              <w:bidi w:val="0"/>
              <w:rPr>
                <w:sz w:val="16"/>
                <w:szCs w:val="16"/>
              </w:rPr>
            </w:pPr>
            <w:proofErr w:type="spellStart"/>
            <w:r w:rsidRPr="00EA6F69">
              <w:rPr>
                <w:sz w:val="16"/>
                <w:szCs w:val="16"/>
              </w:rPr>
              <w:t>MoveProfiled</w:t>
            </w:r>
            <w:proofErr w:type="spellEnd"/>
          </w:p>
        </w:tc>
        <w:tc>
          <w:tcPr>
            <w:tcW w:w="0" w:type="auto"/>
            <w:vAlign w:val="center"/>
            <w:hideMark/>
          </w:tcPr>
          <w:p w14:paraId="61707E31"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33A60B6C"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0410FE1D"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1AF143C7"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4C1E756" w14:textId="77777777" w:rsidR="002F5E55" w:rsidRPr="00EA6F69" w:rsidRDefault="002F5E55" w:rsidP="00216E0A">
            <w:pPr>
              <w:bidi w:val="0"/>
              <w:rPr>
                <w:sz w:val="16"/>
                <w:szCs w:val="16"/>
              </w:rPr>
            </w:pPr>
            <w:r w:rsidRPr="00EA6F69">
              <w:rPr>
                <w:sz w:val="16"/>
                <w:szCs w:val="16"/>
              </w:rPr>
              <w:t>If true, use profiled move block.</w:t>
            </w:r>
          </w:p>
        </w:tc>
      </w:tr>
      <w:tr w:rsidR="002F5E55" w:rsidRPr="00EA6F69" w14:paraId="34E465D0" w14:textId="77777777">
        <w:trPr>
          <w:tblCellSpacing w:w="15" w:type="dxa"/>
        </w:trPr>
        <w:tc>
          <w:tcPr>
            <w:tcW w:w="0" w:type="auto"/>
            <w:vAlign w:val="center"/>
            <w:hideMark/>
          </w:tcPr>
          <w:p w14:paraId="2ECBA722" w14:textId="77777777" w:rsidR="002F5E55" w:rsidRPr="00EA6F69" w:rsidRDefault="002F5E55" w:rsidP="00216E0A">
            <w:pPr>
              <w:bidi w:val="0"/>
              <w:rPr>
                <w:sz w:val="16"/>
                <w:szCs w:val="16"/>
              </w:rPr>
            </w:pPr>
            <w:proofErr w:type="spellStart"/>
            <w:r w:rsidRPr="00EA6F69">
              <w:rPr>
                <w:sz w:val="16"/>
                <w:szCs w:val="16"/>
              </w:rPr>
              <w:t>TargetPosition</w:t>
            </w:r>
            <w:proofErr w:type="spellEnd"/>
          </w:p>
        </w:tc>
        <w:tc>
          <w:tcPr>
            <w:tcW w:w="0" w:type="auto"/>
            <w:vAlign w:val="center"/>
            <w:hideMark/>
          </w:tcPr>
          <w:p w14:paraId="55D7A00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C236D8F" w14:textId="77777777" w:rsidR="002F5E55" w:rsidRPr="00EA6F69" w:rsidRDefault="002F5E55" w:rsidP="00216E0A">
            <w:pPr>
              <w:bidi w:val="0"/>
              <w:rPr>
                <w:sz w:val="16"/>
                <w:szCs w:val="16"/>
              </w:rPr>
            </w:pPr>
            <w:r w:rsidRPr="00EA6F69">
              <w:rPr>
                <w:sz w:val="16"/>
                <w:szCs w:val="16"/>
              </w:rPr>
              <w:t>pos units</w:t>
            </w:r>
          </w:p>
        </w:tc>
        <w:tc>
          <w:tcPr>
            <w:tcW w:w="0" w:type="auto"/>
            <w:vAlign w:val="center"/>
            <w:hideMark/>
          </w:tcPr>
          <w:p w14:paraId="062EDD32"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EE87D43" w14:textId="77777777" w:rsidR="002F5E55" w:rsidRPr="00EA6F69" w:rsidRDefault="002F5E55" w:rsidP="00216E0A">
            <w:pPr>
              <w:bidi w:val="0"/>
              <w:rPr>
                <w:sz w:val="16"/>
                <w:szCs w:val="16"/>
              </w:rPr>
            </w:pPr>
            <w:proofErr w:type="spellStart"/>
            <w:r w:rsidRPr="00EA6F69">
              <w:rPr>
                <w:sz w:val="16"/>
                <w:szCs w:val="16"/>
              </w:rPr>
              <w:t>Feedback.Position</w:t>
            </w:r>
            <w:proofErr w:type="spellEnd"/>
          </w:p>
        </w:tc>
        <w:tc>
          <w:tcPr>
            <w:tcW w:w="0" w:type="auto"/>
            <w:vAlign w:val="center"/>
            <w:hideMark/>
          </w:tcPr>
          <w:p w14:paraId="481A52B9" w14:textId="77777777" w:rsidR="002F5E55" w:rsidRPr="00EA6F69" w:rsidRDefault="002F5E55" w:rsidP="00216E0A">
            <w:pPr>
              <w:bidi w:val="0"/>
              <w:rPr>
                <w:sz w:val="16"/>
                <w:szCs w:val="16"/>
              </w:rPr>
            </w:pPr>
            <w:r w:rsidRPr="00EA6F69">
              <w:rPr>
                <w:sz w:val="16"/>
                <w:szCs w:val="16"/>
              </w:rPr>
              <w:t>Destination for profiled move.</w:t>
            </w:r>
          </w:p>
        </w:tc>
      </w:tr>
      <w:tr w:rsidR="002F5E55" w:rsidRPr="00EA6F69" w14:paraId="698F6B43" w14:textId="77777777">
        <w:trPr>
          <w:tblCellSpacing w:w="15" w:type="dxa"/>
        </w:trPr>
        <w:tc>
          <w:tcPr>
            <w:tcW w:w="0" w:type="auto"/>
            <w:vAlign w:val="center"/>
            <w:hideMark/>
          </w:tcPr>
          <w:p w14:paraId="3922B7E7" w14:textId="77777777" w:rsidR="002F5E55" w:rsidRPr="00EA6F69" w:rsidRDefault="002F5E55" w:rsidP="00216E0A">
            <w:pPr>
              <w:bidi w:val="0"/>
              <w:rPr>
                <w:sz w:val="16"/>
                <w:szCs w:val="16"/>
              </w:rPr>
            </w:pPr>
            <w:proofErr w:type="spellStart"/>
            <w:r w:rsidRPr="00EA6F69">
              <w:rPr>
                <w:sz w:val="16"/>
                <w:szCs w:val="16"/>
              </w:rPr>
              <w:t>TargetVelocity</w:t>
            </w:r>
            <w:proofErr w:type="spellEnd"/>
          </w:p>
        </w:tc>
        <w:tc>
          <w:tcPr>
            <w:tcW w:w="0" w:type="auto"/>
            <w:vAlign w:val="center"/>
            <w:hideMark/>
          </w:tcPr>
          <w:p w14:paraId="03F5DC82"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0A191490" w14:textId="77777777" w:rsidR="002F5E55" w:rsidRPr="00EA6F69" w:rsidRDefault="002F5E55" w:rsidP="00216E0A">
            <w:pPr>
              <w:bidi w:val="0"/>
              <w:rPr>
                <w:sz w:val="16"/>
                <w:szCs w:val="16"/>
              </w:rPr>
            </w:pPr>
            <w:r w:rsidRPr="00EA6F69">
              <w:rPr>
                <w:sz w:val="16"/>
                <w:szCs w:val="16"/>
              </w:rPr>
              <w:t>units/s</w:t>
            </w:r>
          </w:p>
        </w:tc>
        <w:tc>
          <w:tcPr>
            <w:tcW w:w="0" w:type="auto"/>
            <w:vAlign w:val="center"/>
            <w:hideMark/>
          </w:tcPr>
          <w:p w14:paraId="7F3687AA"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69FF7D2A"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0971B091" w14:textId="77777777" w:rsidR="002F5E55" w:rsidRPr="00EA6F69" w:rsidRDefault="002F5E55" w:rsidP="00216E0A">
            <w:pPr>
              <w:bidi w:val="0"/>
              <w:rPr>
                <w:sz w:val="16"/>
                <w:szCs w:val="16"/>
              </w:rPr>
            </w:pPr>
            <w:r w:rsidRPr="00EA6F69">
              <w:rPr>
                <w:sz w:val="16"/>
                <w:szCs w:val="16"/>
              </w:rPr>
              <w:t>For velocity holds or blended moves.</w:t>
            </w:r>
          </w:p>
        </w:tc>
      </w:tr>
      <w:tr w:rsidR="002F5E55" w:rsidRPr="00EA6F69" w14:paraId="66447559" w14:textId="77777777">
        <w:trPr>
          <w:tblCellSpacing w:w="15" w:type="dxa"/>
        </w:trPr>
        <w:tc>
          <w:tcPr>
            <w:tcW w:w="0" w:type="auto"/>
            <w:vAlign w:val="center"/>
            <w:hideMark/>
          </w:tcPr>
          <w:p w14:paraId="3E12D935" w14:textId="77777777" w:rsidR="002F5E55" w:rsidRPr="00EA6F69" w:rsidRDefault="002F5E55" w:rsidP="00216E0A">
            <w:pPr>
              <w:bidi w:val="0"/>
              <w:rPr>
                <w:sz w:val="16"/>
                <w:szCs w:val="16"/>
              </w:rPr>
            </w:pPr>
            <w:proofErr w:type="spellStart"/>
            <w:r w:rsidRPr="00EA6F69">
              <w:rPr>
                <w:sz w:val="16"/>
                <w:szCs w:val="16"/>
              </w:rPr>
              <w:t>TargetAccel</w:t>
            </w:r>
            <w:proofErr w:type="spellEnd"/>
          </w:p>
        </w:tc>
        <w:tc>
          <w:tcPr>
            <w:tcW w:w="0" w:type="auto"/>
            <w:vAlign w:val="center"/>
            <w:hideMark/>
          </w:tcPr>
          <w:p w14:paraId="7423A75C"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16D85DD9" w14:textId="77777777" w:rsidR="002F5E55" w:rsidRPr="00EA6F69" w:rsidRDefault="002F5E55" w:rsidP="00216E0A">
            <w:pPr>
              <w:bidi w:val="0"/>
              <w:rPr>
                <w:sz w:val="16"/>
                <w:szCs w:val="16"/>
              </w:rPr>
            </w:pPr>
            <w:r w:rsidRPr="00EA6F69">
              <w:rPr>
                <w:sz w:val="16"/>
                <w:szCs w:val="16"/>
              </w:rPr>
              <w:t>units/s²</w:t>
            </w:r>
          </w:p>
        </w:tc>
        <w:tc>
          <w:tcPr>
            <w:tcW w:w="0" w:type="auto"/>
            <w:vAlign w:val="center"/>
            <w:hideMark/>
          </w:tcPr>
          <w:p w14:paraId="05951731"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3A75F9C"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70BAEFB" w14:textId="77777777" w:rsidR="002F5E55" w:rsidRPr="00EA6F69" w:rsidRDefault="002F5E55" w:rsidP="00216E0A">
            <w:pPr>
              <w:bidi w:val="0"/>
              <w:rPr>
                <w:sz w:val="16"/>
                <w:szCs w:val="16"/>
              </w:rPr>
            </w:pPr>
            <w:r w:rsidRPr="00EA6F69">
              <w:rPr>
                <w:sz w:val="16"/>
                <w:szCs w:val="16"/>
              </w:rPr>
              <w:t xml:space="preserve">Per-move override (else use </w:t>
            </w:r>
            <w:proofErr w:type="spellStart"/>
            <w:r w:rsidRPr="00EA6F69">
              <w:rPr>
                <w:sz w:val="16"/>
                <w:szCs w:val="16"/>
              </w:rPr>
              <w:t>AccelLimit</w:t>
            </w:r>
            <w:proofErr w:type="spellEnd"/>
            <w:r w:rsidRPr="00EA6F69">
              <w:rPr>
                <w:sz w:val="16"/>
                <w:szCs w:val="16"/>
              </w:rPr>
              <w:t>).</w:t>
            </w:r>
          </w:p>
        </w:tc>
      </w:tr>
      <w:tr w:rsidR="002F5E55" w:rsidRPr="00EA6F69" w14:paraId="1E0655FA" w14:textId="77777777">
        <w:trPr>
          <w:tblCellSpacing w:w="15" w:type="dxa"/>
        </w:trPr>
        <w:tc>
          <w:tcPr>
            <w:tcW w:w="0" w:type="auto"/>
            <w:vAlign w:val="center"/>
            <w:hideMark/>
          </w:tcPr>
          <w:p w14:paraId="6B56D0F0" w14:textId="77777777" w:rsidR="002F5E55" w:rsidRPr="00EA6F69" w:rsidRDefault="002F5E55" w:rsidP="00216E0A">
            <w:pPr>
              <w:bidi w:val="0"/>
              <w:rPr>
                <w:sz w:val="16"/>
                <w:szCs w:val="16"/>
              </w:rPr>
            </w:pPr>
            <w:proofErr w:type="spellStart"/>
            <w:r w:rsidRPr="00EA6F69">
              <w:rPr>
                <w:sz w:val="16"/>
                <w:szCs w:val="16"/>
              </w:rPr>
              <w:t>TargetDecel</w:t>
            </w:r>
            <w:proofErr w:type="spellEnd"/>
          </w:p>
        </w:tc>
        <w:tc>
          <w:tcPr>
            <w:tcW w:w="0" w:type="auto"/>
            <w:vAlign w:val="center"/>
            <w:hideMark/>
          </w:tcPr>
          <w:p w14:paraId="7C9A7FD2"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E268636" w14:textId="77777777" w:rsidR="002F5E55" w:rsidRPr="00EA6F69" w:rsidRDefault="002F5E55" w:rsidP="00216E0A">
            <w:pPr>
              <w:bidi w:val="0"/>
              <w:rPr>
                <w:sz w:val="16"/>
                <w:szCs w:val="16"/>
              </w:rPr>
            </w:pPr>
            <w:r w:rsidRPr="00EA6F69">
              <w:rPr>
                <w:sz w:val="16"/>
                <w:szCs w:val="16"/>
              </w:rPr>
              <w:t>units/s²</w:t>
            </w:r>
          </w:p>
        </w:tc>
        <w:tc>
          <w:tcPr>
            <w:tcW w:w="0" w:type="auto"/>
            <w:vAlign w:val="center"/>
            <w:hideMark/>
          </w:tcPr>
          <w:p w14:paraId="36F7A740"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55D80FBA"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5CE0255D" w14:textId="77777777" w:rsidR="002F5E55" w:rsidRPr="00EA6F69" w:rsidRDefault="002F5E55" w:rsidP="00216E0A">
            <w:pPr>
              <w:bidi w:val="0"/>
              <w:rPr>
                <w:sz w:val="16"/>
                <w:szCs w:val="16"/>
              </w:rPr>
            </w:pPr>
            <w:r w:rsidRPr="00EA6F69">
              <w:rPr>
                <w:sz w:val="16"/>
                <w:szCs w:val="16"/>
              </w:rPr>
              <w:t>Per-move override (else use limit).</w:t>
            </w:r>
          </w:p>
        </w:tc>
      </w:tr>
      <w:tr w:rsidR="002F5E55" w:rsidRPr="00EA6F69" w14:paraId="3F259834" w14:textId="77777777">
        <w:trPr>
          <w:tblCellSpacing w:w="15" w:type="dxa"/>
        </w:trPr>
        <w:tc>
          <w:tcPr>
            <w:tcW w:w="0" w:type="auto"/>
            <w:vAlign w:val="center"/>
            <w:hideMark/>
          </w:tcPr>
          <w:p w14:paraId="741D0E97" w14:textId="77777777" w:rsidR="002F5E55" w:rsidRPr="00EA6F69" w:rsidRDefault="002F5E55" w:rsidP="00216E0A">
            <w:pPr>
              <w:bidi w:val="0"/>
              <w:rPr>
                <w:sz w:val="16"/>
                <w:szCs w:val="16"/>
              </w:rPr>
            </w:pPr>
            <w:proofErr w:type="spellStart"/>
            <w:r w:rsidRPr="00EA6F69">
              <w:rPr>
                <w:sz w:val="16"/>
                <w:szCs w:val="16"/>
              </w:rPr>
              <w:t>TargetJerk</w:t>
            </w:r>
            <w:proofErr w:type="spellEnd"/>
          </w:p>
        </w:tc>
        <w:tc>
          <w:tcPr>
            <w:tcW w:w="0" w:type="auto"/>
            <w:vAlign w:val="center"/>
            <w:hideMark/>
          </w:tcPr>
          <w:p w14:paraId="19C5AE98"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FC7BAE2" w14:textId="77777777" w:rsidR="002F5E55" w:rsidRPr="00EA6F69" w:rsidRDefault="002F5E55" w:rsidP="00216E0A">
            <w:pPr>
              <w:bidi w:val="0"/>
              <w:rPr>
                <w:sz w:val="16"/>
                <w:szCs w:val="16"/>
              </w:rPr>
            </w:pPr>
            <w:r w:rsidRPr="00EA6F69">
              <w:rPr>
                <w:sz w:val="16"/>
                <w:szCs w:val="16"/>
              </w:rPr>
              <w:t>units/s³</w:t>
            </w:r>
          </w:p>
        </w:tc>
        <w:tc>
          <w:tcPr>
            <w:tcW w:w="0" w:type="auto"/>
            <w:vAlign w:val="center"/>
            <w:hideMark/>
          </w:tcPr>
          <w:p w14:paraId="3C595CC0"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B47F3C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225F5AA8" w14:textId="77777777" w:rsidR="002F5E55" w:rsidRPr="00EA6F69" w:rsidRDefault="002F5E55" w:rsidP="00216E0A">
            <w:pPr>
              <w:bidi w:val="0"/>
              <w:rPr>
                <w:sz w:val="16"/>
                <w:szCs w:val="16"/>
              </w:rPr>
            </w:pPr>
            <w:r w:rsidRPr="00EA6F69">
              <w:rPr>
                <w:sz w:val="16"/>
                <w:szCs w:val="16"/>
              </w:rPr>
              <w:t>Per-move override (else use limit).</w:t>
            </w:r>
          </w:p>
        </w:tc>
      </w:tr>
      <w:tr w:rsidR="002F5E55" w:rsidRPr="00EA6F69" w14:paraId="7BE2A64C" w14:textId="77777777">
        <w:trPr>
          <w:tblCellSpacing w:w="15" w:type="dxa"/>
        </w:trPr>
        <w:tc>
          <w:tcPr>
            <w:tcW w:w="0" w:type="auto"/>
            <w:vAlign w:val="center"/>
            <w:hideMark/>
          </w:tcPr>
          <w:p w14:paraId="204CCD12" w14:textId="77777777" w:rsidR="002F5E55" w:rsidRPr="00EA6F69" w:rsidRDefault="002F5E55" w:rsidP="00216E0A">
            <w:pPr>
              <w:bidi w:val="0"/>
              <w:rPr>
                <w:sz w:val="16"/>
                <w:szCs w:val="16"/>
              </w:rPr>
            </w:pPr>
            <w:proofErr w:type="spellStart"/>
            <w:r w:rsidRPr="00EA6F69">
              <w:rPr>
                <w:sz w:val="16"/>
                <w:szCs w:val="16"/>
              </w:rPr>
              <w:t>ProfileAbort</w:t>
            </w:r>
            <w:proofErr w:type="spellEnd"/>
          </w:p>
        </w:tc>
        <w:tc>
          <w:tcPr>
            <w:tcW w:w="0" w:type="auto"/>
            <w:vAlign w:val="center"/>
            <w:hideMark/>
          </w:tcPr>
          <w:p w14:paraId="3D63FEA3"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402C778D" w14:textId="77777777" w:rsidR="002F5E55" w:rsidRPr="00EA6F69" w:rsidRDefault="002F5E55" w:rsidP="00216E0A">
            <w:pPr>
              <w:bidi w:val="0"/>
              <w:rPr>
                <w:sz w:val="16"/>
                <w:szCs w:val="16"/>
              </w:rPr>
            </w:pPr>
            <w:r w:rsidRPr="00EA6F69">
              <w:rPr>
                <w:sz w:val="16"/>
                <w:szCs w:val="16"/>
              </w:rPr>
              <w:t>pulse</w:t>
            </w:r>
          </w:p>
        </w:tc>
        <w:tc>
          <w:tcPr>
            <w:tcW w:w="0" w:type="auto"/>
            <w:vAlign w:val="center"/>
            <w:hideMark/>
          </w:tcPr>
          <w:p w14:paraId="04F328E1"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7F73EC3E"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1D3B02AF" w14:textId="77777777" w:rsidR="002F5E55" w:rsidRPr="00EA6F69" w:rsidRDefault="002F5E55" w:rsidP="00216E0A">
            <w:pPr>
              <w:bidi w:val="0"/>
              <w:rPr>
                <w:sz w:val="16"/>
                <w:szCs w:val="16"/>
              </w:rPr>
            </w:pPr>
            <w:proofErr w:type="gramStart"/>
            <w:r w:rsidRPr="00EA6F69">
              <w:rPr>
                <w:sz w:val="16"/>
                <w:szCs w:val="16"/>
              </w:rPr>
              <w:t>Abort</w:t>
            </w:r>
            <w:proofErr w:type="gramEnd"/>
            <w:r w:rsidRPr="00EA6F69">
              <w:rPr>
                <w:sz w:val="16"/>
                <w:szCs w:val="16"/>
              </w:rPr>
              <w:t xml:space="preserve"> current profile (ramps per </w:t>
            </w:r>
            <w:proofErr w:type="spellStart"/>
            <w:r w:rsidRPr="00EA6F69">
              <w:rPr>
                <w:sz w:val="16"/>
                <w:szCs w:val="16"/>
              </w:rPr>
              <w:t>decel</w:t>
            </w:r>
            <w:proofErr w:type="spellEnd"/>
            <w:r w:rsidRPr="00EA6F69">
              <w:rPr>
                <w:sz w:val="16"/>
                <w:szCs w:val="16"/>
              </w:rPr>
              <w:t>).</w:t>
            </w:r>
          </w:p>
        </w:tc>
      </w:tr>
    </w:tbl>
    <w:p w14:paraId="4112B0B0" w14:textId="77777777" w:rsidR="002F5E55" w:rsidRPr="00EA6F69" w:rsidRDefault="002F5E55" w:rsidP="00216E0A">
      <w:pPr>
        <w:numPr>
          <w:ilvl w:val="0"/>
          <w:numId w:val="31"/>
        </w:numPr>
        <w:bidi w:val="0"/>
        <w:rPr>
          <w:b/>
          <w:bCs/>
        </w:rPr>
      </w:pPr>
      <w:r w:rsidRPr="00EA6F69">
        <w:rPr>
          <w:b/>
          <w:bCs/>
        </w:rPr>
        <w:t>3) Optional homing &amp; reference group (if enabled in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2"/>
        <w:gridCol w:w="626"/>
        <w:gridCol w:w="694"/>
        <w:gridCol w:w="990"/>
        <w:gridCol w:w="805"/>
        <w:gridCol w:w="2326"/>
      </w:tblGrid>
      <w:tr w:rsidR="002F5E55" w:rsidRPr="00EA6F69" w14:paraId="4AB921D3" w14:textId="77777777">
        <w:trPr>
          <w:tblHeader/>
          <w:tblCellSpacing w:w="15" w:type="dxa"/>
        </w:trPr>
        <w:tc>
          <w:tcPr>
            <w:tcW w:w="0" w:type="auto"/>
            <w:vAlign w:val="center"/>
            <w:hideMark/>
          </w:tcPr>
          <w:p w14:paraId="05112C2E" w14:textId="77777777" w:rsidR="002F5E55" w:rsidRPr="00EA6F69" w:rsidRDefault="002F5E55" w:rsidP="00216E0A">
            <w:pPr>
              <w:bidi w:val="0"/>
              <w:rPr>
                <w:b/>
                <w:bCs/>
              </w:rPr>
            </w:pPr>
            <w:r w:rsidRPr="00EA6F69">
              <w:rPr>
                <w:b/>
                <w:bCs/>
              </w:rPr>
              <w:t>Field</w:t>
            </w:r>
          </w:p>
        </w:tc>
        <w:tc>
          <w:tcPr>
            <w:tcW w:w="0" w:type="auto"/>
            <w:vAlign w:val="center"/>
            <w:hideMark/>
          </w:tcPr>
          <w:p w14:paraId="7ED884D3" w14:textId="77777777" w:rsidR="002F5E55" w:rsidRPr="00EA6F69" w:rsidRDefault="002F5E55" w:rsidP="00216E0A">
            <w:pPr>
              <w:bidi w:val="0"/>
              <w:rPr>
                <w:b/>
                <w:bCs/>
              </w:rPr>
            </w:pPr>
            <w:r w:rsidRPr="00EA6F69">
              <w:rPr>
                <w:b/>
                <w:bCs/>
              </w:rPr>
              <w:t>Type</w:t>
            </w:r>
          </w:p>
        </w:tc>
        <w:tc>
          <w:tcPr>
            <w:tcW w:w="0" w:type="auto"/>
            <w:vAlign w:val="center"/>
            <w:hideMark/>
          </w:tcPr>
          <w:p w14:paraId="536C819F" w14:textId="77777777" w:rsidR="002F5E55" w:rsidRPr="00EA6F69" w:rsidRDefault="002F5E55" w:rsidP="00216E0A">
            <w:pPr>
              <w:bidi w:val="0"/>
              <w:rPr>
                <w:b/>
                <w:bCs/>
              </w:rPr>
            </w:pPr>
            <w:r w:rsidRPr="00EA6F69">
              <w:rPr>
                <w:b/>
                <w:bCs/>
              </w:rPr>
              <w:t>Units</w:t>
            </w:r>
          </w:p>
        </w:tc>
        <w:tc>
          <w:tcPr>
            <w:tcW w:w="0" w:type="auto"/>
            <w:vAlign w:val="center"/>
            <w:hideMark/>
          </w:tcPr>
          <w:p w14:paraId="04B58B0E" w14:textId="77777777" w:rsidR="002F5E55" w:rsidRPr="00EA6F69" w:rsidRDefault="002F5E55" w:rsidP="00216E0A">
            <w:pPr>
              <w:bidi w:val="0"/>
              <w:rPr>
                <w:b/>
                <w:bCs/>
              </w:rPr>
            </w:pPr>
            <w:r w:rsidRPr="00EA6F69">
              <w:rPr>
                <w:b/>
                <w:bCs/>
              </w:rPr>
              <w:t>Direction</w:t>
            </w:r>
          </w:p>
        </w:tc>
        <w:tc>
          <w:tcPr>
            <w:tcW w:w="0" w:type="auto"/>
            <w:vAlign w:val="center"/>
            <w:hideMark/>
          </w:tcPr>
          <w:p w14:paraId="43A446D7" w14:textId="77777777" w:rsidR="002F5E55" w:rsidRPr="00EA6F69" w:rsidRDefault="002F5E55" w:rsidP="00216E0A">
            <w:pPr>
              <w:bidi w:val="0"/>
              <w:rPr>
                <w:b/>
                <w:bCs/>
              </w:rPr>
            </w:pPr>
            <w:r w:rsidRPr="00EA6F69">
              <w:rPr>
                <w:b/>
                <w:bCs/>
              </w:rPr>
              <w:t>Default</w:t>
            </w:r>
          </w:p>
        </w:tc>
        <w:tc>
          <w:tcPr>
            <w:tcW w:w="0" w:type="auto"/>
            <w:vAlign w:val="center"/>
            <w:hideMark/>
          </w:tcPr>
          <w:p w14:paraId="103E8D23" w14:textId="77777777" w:rsidR="002F5E55" w:rsidRPr="00EA6F69" w:rsidRDefault="002F5E55" w:rsidP="00216E0A">
            <w:pPr>
              <w:bidi w:val="0"/>
              <w:rPr>
                <w:b/>
                <w:bCs/>
              </w:rPr>
            </w:pPr>
            <w:r w:rsidRPr="00EA6F69">
              <w:rPr>
                <w:b/>
                <w:bCs/>
              </w:rPr>
              <w:t>Notes</w:t>
            </w:r>
          </w:p>
        </w:tc>
      </w:tr>
      <w:tr w:rsidR="002F5E55" w:rsidRPr="00EA6F69" w14:paraId="6A5047FB" w14:textId="77777777">
        <w:trPr>
          <w:tblCellSpacing w:w="15" w:type="dxa"/>
        </w:trPr>
        <w:tc>
          <w:tcPr>
            <w:tcW w:w="0" w:type="auto"/>
            <w:vAlign w:val="center"/>
            <w:hideMark/>
          </w:tcPr>
          <w:p w14:paraId="3B5378A4" w14:textId="77777777" w:rsidR="002F5E55" w:rsidRPr="00EA6F69" w:rsidRDefault="002F5E55" w:rsidP="00216E0A">
            <w:pPr>
              <w:bidi w:val="0"/>
              <w:rPr>
                <w:sz w:val="16"/>
                <w:szCs w:val="16"/>
              </w:rPr>
            </w:pPr>
            <w:proofErr w:type="spellStart"/>
            <w:r w:rsidRPr="00EA6F69">
              <w:rPr>
                <w:sz w:val="16"/>
                <w:szCs w:val="16"/>
              </w:rPr>
              <w:t>HomeRequest</w:t>
            </w:r>
            <w:proofErr w:type="spellEnd"/>
          </w:p>
        </w:tc>
        <w:tc>
          <w:tcPr>
            <w:tcW w:w="0" w:type="auto"/>
            <w:vAlign w:val="center"/>
            <w:hideMark/>
          </w:tcPr>
          <w:p w14:paraId="0C47EF04"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3EA93236" w14:textId="77777777" w:rsidR="002F5E55" w:rsidRPr="00EA6F69" w:rsidRDefault="002F5E55" w:rsidP="00216E0A">
            <w:pPr>
              <w:bidi w:val="0"/>
              <w:rPr>
                <w:sz w:val="16"/>
                <w:szCs w:val="16"/>
              </w:rPr>
            </w:pPr>
            <w:r w:rsidRPr="00EA6F69">
              <w:rPr>
                <w:sz w:val="16"/>
                <w:szCs w:val="16"/>
              </w:rPr>
              <w:t>pulse</w:t>
            </w:r>
          </w:p>
        </w:tc>
        <w:tc>
          <w:tcPr>
            <w:tcW w:w="0" w:type="auto"/>
            <w:vAlign w:val="center"/>
            <w:hideMark/>
          </w:tcPr>
          <w:p w14:paraId="7BF81F93"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78E0420F"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4E533CCC" w14:textId="77777777" w:rsidR="002F5E55" w:rsidRPr="00EA6F69" w:rsidRDefault="002F5E55" w:rsidP="00216E0A">
            <w:pPr>
              <w:bidi w:val="0"/>
              <w:rPr>
                <w:sz w:val="16"/>
                <w:szCs w:val="16"/>
              </w:rPr>
            </w:pPr>
            <w:r w:rsidRPr="00EA6F69">
              <w:rPr>
                <w:sz w:val="16"/>
                <w:szCs w:val="16"/>
              </w:rPr>
              <w:t>Start homing sequence.</w:t>
            </w:r>
          </w:p>
        </w:tc>
      </w:tr>
      <w:tr w:rsidR="002F5E55" w:rsidRPr="00EA6F69" w14:paraId="77634EF5" w14:textId="77777777">
        <w:trPr>
          <w:tblCellSpacing w:w="15" w:type="dxa"/>
        </w:trPr>
        <w:tc>
          <w:tcPr>
            <w:tcW w:w="0" w:type="auto"/>
            <w:vAlign w:val="center"/>
            <w:hideMark/>
          </w:tcPr>
          <w:p w14:paraId="24E65B47" w14:textId="77777777" w:rsidR="002F5E55" w:rsidRPr="00EA6F69" w:rsidRDefault="002F5E55" w:rsidP="00216E0A">
            <w:pPr>
              <w:bidi w:val="0"/>
              <w:rPr>
                <w:sz w:val="16"/>
                <w:szCs w:val="16"/>
              </w:rPr>
            </w:pPr>
            <w:proofErr w:type="spellStart"/>
            <w:r w:rsidRPr="00EA6F69">
              <w:rPr>
                <w:sz w:val="16"/>
                <w:szCs w:val="16"/>
              </w:rPr>
              <w:lastRenderedPageBreak/>
              <w:t>HomeMethod</w:t>
            </w:r>
            <w:proofErr w:type="spellEnd"/>
          </w:p>
        </w:tc>
        <w:tc>
          <w:tcPr>
            <w:tcW w:w="0" w:type="auto"/>
            <w:vAlign w:val="center"/>
            <w:hideMark/>
          </w:tcPr>
          <w:p w14:paraId="34486645"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588836BD" w14:textId="77777777" w:rsidR="002F5E55" w:rsidRPr="00EA6F69" w:rsidRDefault="002F5E55" w:rsidP="00216E0A">
            <w:pPr>
              <w:bidi w:val="0"/>
              <w:rPr>
                <w:sz w:val="16"/>
                <w:szCs w:val="16"/>
              </w:rPr>
            </w:pPr>
            <w:proofErr w:type="spellStart"/>
            <w:r w:rsidRPr="00EA6F69">
              <w:rPr>
                <w:sz w:val="16"/>
                <w:szCs w:val="16"/>
              </w:rPr>
              <w:t>enum</w:t>
            </w:r>
            <w:proofErr w:type="spellEnd"/>
          </w:p>
        </w:tc>
        <w:tc>
          <w:tcPr>
            <w:tcW w:w="0" w:type="auto"/>
            <w:vAlign w:val="center"/>
            <w:hideMark/>
          </w:tcPr>
          <w:p w14:paraId="7CA8CA0C"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725C22F2"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53B59007" w14:textId="77777777" w:rsidR="002F5E55" w:rsidRPr="00EA6F69" w:rsidRDefault="002F5E55" w:rsidP="00216E0A">
            <w:pPr>
              <w:bidi w:val="0"/>
              <w:rPr>
                <w:sz w:val="16"/>
                <w:szCs w:val="16"/>
              </w:rPr>
            </w:pPr>
            <w:r w:rsidRPr="00EA6F69">
              <w:rPr>
                <w:sz w:val="16"/>
                <w:szCs w:val="16"/>
              </w:rPr>
              <w:t>Per model (switch to index, etc.).</w:t>
            </w:r>
          </w:p>
        </w:tc>
      </w:tr>
      <w:tr w:rsidR="002F5E55" w:rsidRPr="00EA6F69" w14:paraId="62BDF609" w14:textId="77777777">
        <w:trPr>
          <w:tblCellSpacing w:w="15" w:type="dxa"/>
        </w:trPr>
        <w:tc>
          <w:tcPr>
            <w:tcW w:w="0" w:type="auto"/>
            <w:vAlign w:val="center"/>
            <w:hideMark/>
          </w:tcPr>
          <w:p w14:paraId="37D8F4DB" w14:textId="77777777" w:rsidR="002F5E55" w:rsidRPr="00EA6F69" w:rsidRDefault="002F5E55" w:rsidP="00216E0A">
            <w:pPr>
              <w:bidi w:val="0"/>
              <w:rPr>
                <w:sz w:val="16"/>
                <w:szCs w:val="16"/>
              </w:rPr>
            </w:pPr>
            <w:proofErr w:type="spellStart"/>
            <w:r w:rsidRPr="00EA6F69">
              <w:rPr>
                <w:sz w:val="16"/>
                <w:szCs w:val="16"/>
              </w:rPr>
              <w:t>HomeVelocity</w:t>
            </w:r>
            <w:proofErr w:type="spellEnd"/>
          </w:p>
        </w:tc>
        <w:tc>
          <w:tcPr>
            <w:tcW w:w="0" w:type="auto"/>
            <w:vAlign w:val="center"/>
            <w:hideMark/>
          </w:tcPr>
          <w:p w14:paraId="1936461C"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522C5DC3" w14:textId="77777777" w:rsidR="002F5E55" w:rsidRPr="00EA6F69" w:rsidRDefault="002F5E55" w:rsidP="00216E0A">
            <w:pPr>
              <w:bidi w:val="0"/>
              <w:rPr>
                <w:sz w:val="16"/>
                <w:szCs w:val="16"/>
              </w:rPr>
            </w:pPr>
            <w:r w:rsidRPr="00EA6F69">
              <w:rPr>
                <w:sz w:val="16"/>
                <w:szCs w:val="16"/>
              </w:rPr>
              <w:t>units/s</w:t>
            </w:r>
          </w:p>
        </w:tc>
        <w:tc>
          <w:tcPr>
            <w:tcW w:w="0" w:type="auto"/>
            <w:vAlign w:val="center"/>
            <w:hideMark/>
          </w:tcPr>
          <w:p w14:paraId="0B15E785"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625F9F7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974D938" w14:textId="77777777" w:rsidR="002F5E55" w:rsidRPr="00EA6F69" w:rsidRDefault="002F5E55" w:rsidP="00216E0A">
            <w:pPr>
              <w:bidi w:val="0"/>
              <w:rPr>
                <w:sz w:val="16"/>
                <w:szCs w:val="16"/>
              </w:rPr>
            </w:pPr>
            <w:r w:rsidRPr="00EA6F69">
              <w:rPr>
                <w:sz w:val="16"/>
                <w:szCs w:val="16"/>
              </w:rPr>
              <w:t>Search speed.</w:t>
            </w:r>
          </w:p>
        </w:tc>
      </w:tr>
      <w:tr w:rsidR="002F5E55" w:rsidRPr="00EA6F69" w14:paraId="2B217E2D" w14:textId="77777777">
        <w:trPr>
          <w:tblCellSpacing w:w="15" w:type="dxa"/>
        </w:trPr>
        <w:tc>
          <w:tcPr>
            <w:tcW w:w="0" w:type="auto"/>
            <w:vAlign w:val="center"/>
            <w:hideMark/>
          </w:tcPr>
          <w:p w14:paraId="2C94960E" w14:textId="77777777" w:rsidR="002F5E55" w:rsidRPr="00EA6F69" w:rsidRDefault="002F5E55" w:rsidP="00216E0A">
            <w:pPr>
              <w:bidi w:val="0"/>
              <w:rPr>
                <w:sz w:val="16"/>
                <w:szCs w:val="16"/>
              </w:rPr>
            </w:pPr>
            <w:proofErr w:type="spellStart"/>
            <w:r w:rsidRPr="00EA6F69">
              <w:rPr>
                <w:sz w:val="16"/>
                <w:szCs w:val="16"/>
              </w:rPr>
              <w:t>HomeOffset</w:t>
            </w:r>
            <w:proofErr w:type="spellEnd"/>
          </w:p>
        </w:tc>
        <w:tc>
          <w:tcPr>
            <w:tcW w:w="0" w:type="auto"/>
            <w:vAlign w:val="center"/>
            <w:hideMark/>
          </w:tcPr>
          <w:p w14:paraId="5B4D684F"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3A774A4" w14:textId="77777777" w:rsidR="002F5E55" w:rsidRPr="00EA6F69" w:rsidRDefault="002F5E55" w:rsidP="00216E0A">
            <w:pPr>
              <w:bidi w:val="0"/>
              <w:rPr>
                <w:sz w:val="16"/>
                <w:szCs w:val="16"/>
              </w:rPr>
            </w:pPr>
            <w:r w:rsidRPr="00EA6F69">
              <w:rPr>
                <w:sz w:val="16"/>
                <w:szCs w:val="16"/>
              </w:rPr>
              <w:t>pos units</w:t>
            </w:r>
          </w:p>
        </w:tc>
        <w:tc>
          <w:tcPr>
            <w:tcW w:w="0" w:type="auto"/>
            <w:vAlign w:val="center"/>
            <w:hideMark/>
          </w:tcPr>
          <w:p w14:paraId="0A329E89"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52F890E9"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24DC1BC1" w14:textId="77777777" w:rsidR="002F5E55" w:rsidRPr="00EA6F69" w:rsidRDefault="002F5E55" w:rsidP="00216E0A">
            <w:pPr>
              <w:bidi w:val="0"/>
              <w:rPr>
                <w:sz w:val="16"/>
                <w:szCs w:val="16"/>
              </w:rPr>
            </w:pPr>
            <w:r w:rsidRPr="00EA6F69">
              <w:rPr>
                <w:sz w:val="16"/>
                <w:szCs w:val="16"/>
              </w:rPr>
              <w:t>Applied after home latch.</w:t>
            </w:r>
          </w:p>
        </w:tc>
      </w:tr>
    </w:tbl>
    <w:p w14:paraId="3EF24DA1" w14:textId="77777777" w:rsidR="002F5E55" w:rsidRPr="00EA6F69" w:rsidRDefault="002F5E55" w:rsidP="00216E0A">
      <w:pPr>
        <w:numPr>
          <w:ilvl w:val="0"/>
          <w:numId w:val="31"/>
        </w:numPr>
        <w:bidi w:val="0"/>
        <w:rPr>
          <w:b/>
          <w:bCs/>
        </w:rPr>
      </w:pPr>
      <w:r w:rsidRPr="00EA6F69">
        <w:rPr>
          <w:b/>
          <w:bCs/>
        </w:rPr>
        <w:t>4) Optional electronic gearing / following (model-dependent)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gridCol w:w="626"/>
        <w:gridCol w:w="694"/>
        <w:gridCol w:w="990"/>
        <w:gridCol w:w="805"/>
        <w:gridCol w:w="3127"/>
      </w:tblGrid>
      <w:tr w:rsidR="002F5E55" w:rsidRPr="00EA6F69" w14:paraId="26E7431F" w14:textId="77777777">
        <w:trPr>
          <w:tblHeader/>
          <w:tblCellSpacing w:w="15" w:type="dxa"/>
        </w:trPr>
        <w:tc>
          <w:tcPr>
            <w:tcW w:w="0" w:type="auto"/>
            <w:vAlign w:val="center"/>
            <w:hideMark/>
          </w:tcPr>
          <w:p w14:paraId="7098E5B0" w14:textId="77777777" w:rsidR="002F5E55" w:rsidRPr="00EA6F69" w:rsidRDefault="002F5E55" w:rsidP="00216E0A">
            <w:pPr>
              <w:bidi w:val="0"/>
              <w:rPr>
                <w:b/>
                <w:bCs/>
              </w:rPr>
            </w:pPr>
            <w:r w:rsidRPr="00EA6F69">
              <w:rPr>
                <w:b/>
                <w:bCs/>
              </w:rPr>
              <w:t>Field</w:t>
            </w:r>
          </w:p>
        </w:tc>
        <w:tc>
          <w:tcPr>
            <w:tcW w:w="0" w:type="auto"/>
            <w:vAlign w:val="center"/>
            <w:hideMark/>
          </w:tcPr>
          <w:p w14:paraId="34B086BA" w14:textId="77777777" w:rsidR="002F5E55" w:rsidRPr="00EA6F69" w:rsidRDefault="002F5E55" w:rsidP="00216E0A">
            <w:pPr>
              <w:bidi w:val="0"/>
              <w:rPr>
                <w:b/>
                <w:bCs/>
              </w:rPr>
            </w:pPr>
            <w:r w:rsidRPr="00EA6F69">
              <w:rPr>
                <w:b/>
                <w:bCs/>
              </w:rPr>
              <w:t>Type</w:t>
            </w:r>
          </w:p>
        </w:tc>
        <w:tc>
          <w:tcPr>
            <w:tcW w:w="0" w:type="auto"/>
            <w:vAlign w:val="center"/>
            <w:hideMark/>
          </w:tcPr>
          <w:p w14:paraId="732D55B9" w14:textId="77777777" w:rsidR="002F5E55" w:rsidRPr="00EA6F69" w:rsidRDefault="002F5E55" w:rsidP="00216E0A">
            <w:pPr>
              <w:bidi w:val="0"/>
              <w:rPr>
                <w:b/>
                <w:bCs/>
              </w:rPr>
            </w:pPr>
            <w:r w:rsidRPr="00EA6F69">
              <w:rPr>
                <w:b/>
                <w:bCs/>
              </w:rPr>
              <w:t>Units</w:t>
            </w:r>
          </w:p>
        </w:tc>
        <w:tc>
          <w:tcPr>
            <w:tcW w:w="0" w:type="auto"/>
            <w:vAlign w:val="center"/>
            <w:hideMark/>
          </w:tcPr>
          <w:p w14:paraId="2D3E9757" w14:textId="77777777" w:rsidR="002F5E55" w:rsidRPr="00EA6F69" w:rsidRDefault="002F5E55" w:rsidP="00216E0A">
            <w:pPr>
              <w:bidi w:val="0"/>
              <w:rPr>
                <w:b/>
                <w:bCs/>
              </w:rPr>
            </w:pPr>
            <w:r w:rsidRPr="00EA6F69">
              <w:rPr>
                <w:b/>
                <w:bCs/>
              </w:rPr>
              <w:t>Direction</w:t>
            </w:r>
          </w:p>
        </w:tc>
        <w:tc>
          <w:tcPr>
            <w:tcW w:w="0" w:type="auto"/>
            <w:vAlign w:val="center"/>
            <w:hideMark/>
          </w:tcPr>
          <w:p w14:paraId="5540A545" w14:textId="77777777" w:rsidR="002F5E55" w:rsidRPr="00EA6F69" w:rsidRDefault="002F5E55" w:rsidP="00216E0A">
            <w:pPr>
              <w:bidi w:val="0"/>
              <w:rPr>
                <w:b/>
                <w:bCs/>
              </w:rPr>
            </w:pPr>
            <w:r w:rsidRPr="00EA6F69">
              <w:rPr>
                <w:b/>
                <w:bCs/>
              </w:rPr>
              <w:t>Default</w:t>
            </w:r>
          </w:p>
        </w:tc>
        <w:tc>
          <w:tcPr>
            <w:tcW w:w="0" w:type="auto"/>
            <w:vAlign w:val="center"/>
            <w:hideMark/>
          </w:tcPr>
          <w:p w14:paraId="2C11188A" w14:textId="77777777" w:rsidR="002F5E55" w:rsidRPr="00EA6F69" w:rsidRDefault="002F5E55" w:rsidP="00216E0A">
            <w:pPr>
              <w:bidi w:val="0"/>
              <w:rPr>
                <w:b/>
                <w:bCs/>
              </w:rPr>
            </w:pPr>
            <w:r w:rsidRPr="00EA6F69">
              <w:rPr>
                <w:b/>
                <w:bCs/>
              </w:rPr>
              <w:t>Notes</w:t>
            </w:r>
          </w:p>
        </w:tc>
      </w:tr>
      <w:tr w:rsidR="002F5E55" w:rsidRPr="00EA6F69" w14:paraId="15B8A29B" w14:textId="77777777">
        <w:trPr>
          <w:tblCellSpacing w:w="15" w:type="dxa"/>
        </w:trPr>
        <w:tc>
          <w:tcPr>
            <w:tcW w:w="0" w:type="auto"/>
            <w:vAlign w:val="center"/>
            <w:hideMark/>
          </w:tcPr>
          <w:p w14:paraId="1106BFB3" w14:textId="77777777" w:rsidR="002F5E55" w:rsidRPr="00EA6F69" w:rsidRDefault="002F5E55" w:rsidP="00216E0A">
            <w:pPr>
              <w:bidi w:val="0"/>
              <w:rPr>
                <w:sz w:val="16"/>
                <w:szCs w:val="16"/>
              </w:rPr>
            </w:pPr>
            <w:proofErr w:type="spellStart"/>
            <w:r w:rsidRPr="00EA6F69">
              <w:rPr>
                <w:sz w:val="16"/>
                <w:szCs w:val="16"/>
              </w:rPr>
              <w:t>FollowerEnable</w:t>
            </w:r>
            <w:proofErr w:type="spellEnd"/>
          </w:p>
        </w:tc>
        <w:tc>
          <w:tcPr>
            <w:tcW w:w="0" w:type="auto"/>
            <w:vAlign w:val="center"/>
            <w:hideMark/>
          </w:tcPr>
          <w:p w14:paraId="4AF4FBC9"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336C2BFB"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57E00D7B"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9720498"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6271E0D" w14:textId="77777777" w:rsidR="002F5E55" w:rsidRPr="00EA6F69" w:rsidRDefault="002F5E55" w:rsidP="00216E0A">
            <w:pPr>
              <w:bidi w:val="0"/>
              <w:rPr>
                <w:sz w:val="16"/>
                <w:szCs w:val="16"/>
              </w:rPr>
            </w:pPr>
            <w:r w:rsidRPr="00EA6F69">
              <w:rPr>
                <w:sz w:val="16"/>
                <w:szCs w:val="16"/>
              </w:rPr>
              <w:t>Enable electronic gearing.</w:t>
            </w:r>
          </w:p>
        </w:tc>
      </w:tr>
      <w:tr w:rsidR="002F5E55" w:rsidRPr="00EA6F69" w14:paraId="0526629A" w14:textId="77777777">
        <w:trPr>
          <w:tblCellSpacing w:w="15" w:type="dxa"/>
        </w:trPr>
        <w:tc>
          <w:tcPr>
            <w:tcW w:w="0" w:type="auto"/>
            <w:vAlign w:val="center"/>
            <w:hideMark/>
          </w:tcPr>
          <w:p w14:paraId="6742CB87" w14:textId="77777777" w:rsidR="002F5E55" w:rsidRPr="00EA6F69" w:rsidRDefault="002F5E55" w:rsidP="00216E0A">
            <w:pPr>
              <w:bidi w:val="0"/>
              <w:rPr>
                <w:sz w:val="16"/>
                <w:szCs w:val="16"/>
              </w:rPr>
            </w:pPr>
            <w:proofErr w:type="spellStart"/>
            <w:r w:rsidRPr="00EA6F69">
              <w:rPr>
                <w:sz w:val="16"/>
                <w:szCs w:val="16"/>
              </w:rPr>
              <w:t>MasterSource</w:t>
            </w:r>
            <w:proofErr w:type="spellEnd"/>
          </w:p>
        </w:tc>
        <w:tc>
          <w:tcPr>
            <w:tcW w:w="0" w:type="auto"/>
            <w:vAlign w:val="center"/>
            <w:hideMark/>
          </w:tcPr>
          <w:p w14:paraId="0886F53B"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3C7A7D39" w14:textId="77777777" w:rsidR="002F5E55" w:rsidRPr="00EA6F69" w:rsidRDefault="002F5E55" w:rsidP="00216E0A">
            <w:pPr>
              <w:bidi w:val="0"/>
              <w:rPr>
                <w:sz w:val="16"/>
                <w:szCs w:val="16"/>
              </w:rPr>
            </w:pPr>
            <w:proofErr w:type="spellStart"/>
            <w:r w:rsidRPr="00EA6F69">
              <w:rPr>
                <w:sz w:val="16"/>
                <w:szCs w:val="16"/>
              </w:rPr>
              <w:t>enum</w:t>
            </w:r>
            <w:proofErr w:type="spellEnd"/>
          </w:p>
        </w:tc>
        <w:tc>
          <w:tcPr>
            <w:tcW w:w="0" w:type="auto"/>
            <w:vAlign w:val="center"/>
            <w:hideMark/>
          </w:tcPr>
          <w:p w14:paraId="4222D4AA"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D45593F"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787D9768" w14:textId="77777777" w:rsidR="002F5E55" w:rsidRPr="00EA6F69" w:rsidRDefault="002F5E55" w:rsidP="00216E0A">
            <w:pPr>
              <w:bidi w:val="0"/>
              <w:rPr>
                <w:sz w:val="16"/>
                <w:szCs w:val="16"/>
              </w:rPr>
            </w:pPr>
            <w:r w:rsidRPr="00EA6F69">
              <w:rPr>
                <w:sz w:val="16"/>
                <w:szCs w:val="16"/>
              </w:rPr>
              <w:t>What the axis follows (encoder, bus, virtual).</w:t>
            </w:r>
          </w:p>
        </w:tc>
      </w:tr>
      <w:tr w:rsidR="002F5E55" w:rsidRPr="00EA6F69" w14:paraId="2C4844FF" w14:textId="77777777">
        <w:trPr>
          <w:tblCellSpacing w:w="15" w:type="dxa"/>
        </w:trPr>
        <w:tc>
          <w:tcPr>
            <w:tcW w:w="0" w:type="auto"/>
            <w:vAlign w:val="center"/>
            <w:hideMark/>
          </w:tcPr>
          <w:p w14:paraId="2CA15E20" w14:textId="77777777" w:rsidR="002F5E55" w:rsidRPr="00EA6F69" w:rsidRDefault="002F5E55" w:rsidP="00216E0A">
            <w:pPr>
              <w:bidi w:val="0"/>
              <w:rPr>
                <w:sz w:val="16"/>
                <w:szCs w:val="16"/>
              </w:rPr>
            </w:pPr>
            <w:proofErr w:type="spellStart"/>
            <w:r w:rsidRPr="00EA6F69">
              <w:rPr>
                <w:sz w:val="16"/>
                <w:szCs w:val="16"/>
              </w:rPr>
              <w:t>GearNumerator</w:t>
            </w:r>
            <w:proofErr w:type="spellEnd"/>
          </w:p>
        </w:tc>
        <w:tc>
          <w:tcPr>
            <w:tcW w:w="0" w:type="auto"/>
            <w:vAlign w:val="center"/>
            <w:hideMark/>
          </w:tcPr>
          <w:p w14:paraId="45A4C399" w14:textId="77777777" w:rsidR="002F5E55" w:rsidRPr="00EA6F69" w:rsidRDefault="002F5E55" w:rsidP="00216E0A">
            <w:pPr>
              <w:bidi w:val="0"/>
              <w:rPr>
                <w:sz w:val="16"/>
                <w:szCs w:val="16"/>
              </w:rPr>
            </w:pPr>
            <w:r w:rsidRPr="00EA6F69">
              <w:rPr>
                <w:sz w:val="16"/>
                <w:szCs w:val="16"/>
              </w:rPr>
              <w:t>int32</w:t>
            </w:r>
          </w:p>
        </w:tc>
        <w:tc>
          <w:tcPr>
            <w:tcW w:w="0" w:type="auto"/>
            <w:vAlign w:val="center"/>
            <w:hideMark/>
          </w:tcPr>
          <w:p w14:paraId="5CF0937B"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1456B9CA"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5E2247A2" w14:textId="77777777" w:rsidR="002F5E55" w:rsidRPr="00EA6F69" w:rsidRDefault="002F5E55" w:rsidP="00216E0A">
            <w:pPr>
              <w:bidi w:val="0"/>
              <w:rPr>
                <w:sz w:val="16"/>
                <w:szCs w:val="16"/>
              </w:rPr>
            </w:pPr>
            <w:r w:rsidRPr="00EA6F69">
              <w:rPr>
                <w:sz w:val="16"/>
                <w:szCs w:val="16"/>
              </w:rPr>
              <w:t>1</w:t>
            </w:r>
          </w:p>
        </w:tc>
        <w:tc>
          <w:tcPr>
            <w:tcW w:w="0" w:type="auto"/>
            <w:vAlign w:val="center"/>
            <w:hideMark/>
          </w:tcPr>
          <w:p w14:paraId="6422F61B" w14:textId="77777777" w:rsidR="002F5E55" w:rsidRPr="00EA6F69" w:rsidRDefault="002F5E55" w:rsidP="00216E0A">
            <w:pPr>
              <w:bidi w:val="0"/>
              <w:rPr>
                <w:sz w:val="16"/>
                <w:szCs w:val="16"/>
              </w:rPr>
            </w:pPr>
            <w:r w:rsidRPr="00EA6F69">
              <w:rPr>
                <w:sz w:val="16"/>
                <w:szCs w:val="16"/>
              </w:rPr>
              <w:t>Ratio numerator.</w:t>
            </w:r>
          </w:p>
        </w:tc>
      </w:tr>
      <w:tr w:rsidR="002F5E55" w:rsidRPr="00EA6F69" w14:paraId="710BAE19" w14:textId="77777777">
        <w:trPr>
          <w:tblCellSpacing w:w="15" w:type="dxa"/>
        </w:trPr>
        <w:tc>
          <w:tcPr>
            <w:tcW w:w="0" w:type="auto"/>
            <w:vAlign w:val="center"/>
            <w:hideMark/>
          </w:tcPr>
          <w:p w14:paraId="6B8BC6A5" w14:textId="77777777" w:rsidR="002F5E55" w:rsidRPr="00EA6F69" w:rsidRDefault="002F5E55" w:rsidP="00216E0A">
            <w:pPr>
              <w:bidi w:val="0"/>
              <w:rPr>
                <w:sz w:val="16"/>
                <w:szCs w:val="16"/>
              </w:rPr>
            </w:pPr>
            <w:proofErr w:type="spellStart"/>
            <w:r w:rsidRPr="00EA6F69">
              <w:rPr>
                <w:sz w:val="16"/>
                <w:szCs w:val="16"/>
              </w:rPr>
              <w:t>GearDenominator</w:t>
            </w:r>
            <w:proofErr w:type="spellEnd"/>
          </w:p>
        </w:tc>
        <w:tc>
          <w:tcPr>
            <w:tcW w:w="0" w:type="auto"/>
            <w:vAlign w:val="center"/>
            <w:hideMark/>
          </w:tcPr>
          <w:p w14:paraId="6C50AA3D" w14:textId="77777777" w:rsidR="002F5E55" w:rsidRPr="00EA6F69" w:rsidRDefault="002F5E55" w:rsidP="00216E0A">
            <w:pPr>
              <w:bidi w:val="0"/>
              <w:rPr>
                <w:sz w:val="16"/>
                <w:szCs w:val="16"/>
              </w:rPr>
            </w:pPr>
            <w:r w:rsidRPr="00EA6F69">
              <w:rPr>
                <w:sz w:val="16"/>
                <w:szCs w:val="16"/>
              </w:rPr>
              <w:t>int32</w:t>
            </w:r>
          </w:p>
        </w:tc>
        <w:tc>
          <w:tcPr>
            <w:tcW w:w="0" w:type="auto"/>
            <w:vAlign w:val="center"/>
            <w:hideMark/>
          </w:tcPr>
          <w:p w14:paraId="6D9FE191"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299D57CF"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143E7BD7" w14:textId="77777777" w:rsidR="002F5E55" w:rsidRPr="00EA6F69" w:rsidRDefault="002F5E55" w:rsidP="00216E0A">
            <w:pPr>
              <w:bidi w:val="0"/>
              <w:rPr>
                <w:sz w:val="16"/>
                <w:szCs w:val="16"/>
              </w:rPr>
            </w:pPr>
            <w:r w:rsidRPr="00EA6F69">
              <w:rPr>
                <w:sz w:val="16"/>
                <w:szCs w:val="16"/>
              </w:rPr>
              <w:t>1</w:t>
            </w:r>
          </w:p>
        </w:tc>
        <w:tc>
          <w:tcPr>
            <w:tcW w:w="0" w:type="auto"/>
            <w:vAlign w:val="center"/>
            <w:hideMark/>
          </w:tcPr>
          <w:p w14:paraId="3C21A034" w14:textId="77777777" w:rsidR="002F5E55" w:rsidRPr="00EA6F69" w:rsidRDefault="002F5E55" w:rsidP="00216E0A">
            <w:pPr>
              <w:bidi w:val="0"/>
              <w:rPr>
                <w:sz w:val="16"/>
                <w:szCs w:val="16"/>
              </w:rPr>
            </w:pPr>
            <w:r w:rsidRPr="00EA6F69">
              <w:rPr>
                <w:sz w:val="16"/>
                <w:szCs w:val="16"/>
              </w:rPr>
              <w:t>Ratio denominator.</w:t>
            </w:r>
          </w:p>
        </w:tc>
      </w:tr>
      <w:tr w:rsidR="002F5E55" w:rsidRPr="00EA6F69" w14:paraId="059F070C" w14:textId="77777777">
        <w:trPr>
          <w:tblCellSpacing w:w="15" w:type="dxa"/>
        </w:trPr>
        <w:tc>
          <w:tcPr>
            <w:tcW w:w="0" w:type="auto"/>
            <w:vAlign w:val="center"/>
            <w:hideMark/>
          </w:tcPr>
          <w:p w14:paraId="6822F2A9" w14:textId="77777777" w:rsidR="002F5E55" w:rsidRPr="00EA6F69" w:rsidRDefault="002F5E55" w:rsidP="00216E0A">
            <w:pPr>
              <w:bidi w:val="0"/>
              <w:rPr>
                <w:sz w:val="16"/>
                <w:szCs w:val="16"/>
              </w:rPr>
            </w:pPr>
            <w:proofErr w:type="spellStart"/>
            <w:r w:rsidRPr="00EA6F69">
              <w:rPr>
                <w:sz w:val="16"/>
                <w:szCs w:val="16"/>
              </w:rPr>
              <w:t>GearPhaseOffset</w:t>
            </w:r>
            <w:proofErr w:type="spellEnd"/>
          </w:p>
        </w:tc>
        <w:tc>
          <w:tcPr>
            <w:tcW w:w="0" w:type="auto"/>
            <w:vAlign w:val="center"/>
            <w:hideMark/>
          </w:tcPr>
          <w:p w14:paraId="1FC427B8"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3348E04" w14:textId="77777777" w:rsidR="002F5E55" w:rsidRPr="00EA6F69" w:rsidRDefault="002F5E55" w:rsidP="00216E0A">
            <w:pPr>
              <w:bidi w:val="0"/>
              <w:rPr>
                <w:sz w:val="16"/>
                <w:szCs w:val="16"/>
              </w:rPr>
            </w:pPr>
            <w:r w:rsidRPr="00EA6F69">
              <w:rPr>
                <w:sz w:val="16"/>
                <w:szCs w:val="16"/>
              </w:rPr>
              <w:t>pos units</w:t>
            </w:r>
          </w:p>
        </w:tc>
        <w:tc>
          <w:tcPr>
            <w:tcW w:w="0" w:type="auto"/>
            <w:vAlign w:val="center"/>
            <w:hideMark/>
          </w:tcPr>
          <w:p w14:paraId="523916EE"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73317C61"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4C7D7FDC" w14:textId="77777777" w:rsidR="002F5E55" w:rsidRPr="00EA6F69" w:rsidRDefault="002F5E55" w:rsidP="00216E0A">
            <w:pPr>
              <w:bidi w:val="0"/>
              <w:rPr>
                <w:sz w:val="16"/>
                <w:szCs w:val="16"/>
              </w:rPr>
            </w:pPr>
            <w:r w:rsidRPr="00EA6F69">
              <w:rPr>
                <w:sz w:val="16"/>
                <w:szCs w:val="16"/>
              </w:rPr>
              <w:t>Phase shift.</w:t>
            </w:r>
          </w:p>
        </w:tc>
      </w:tr>
    </w:tbl>
    <w:p w14:paraId="40DE0EF5" w14:textId="77777777" w:rsidR="002F5E55" w:rsidRPr="00EA6F69" w:rsidRDefault="002F5E55" w:rsidP="00216E0A">
      <w:pPr>
        <w:numPr>
          <w:ilvl w:val="0"/>
          <w:numId w:val="31"/>
        </w:numPr>
        <w:bidi w:val="0"/>
        <w:rPr>
          <w:b/>
          <w:bCs/>
        </w:rPr>
      </w:pPr>
      <w:r w:rsidRPr="00EA6F69">
        <w:rPr>
          <w:b/>
          <w:bCs/>
        </w:rPr>
        <w:t>5) Optional FOC current-loop details (if model exposes them)</w:t>
      </w:r>
    </w:p>
    <w:p w14:paraId="21F09E4E" w14:textId="77777777" w:rsidR="002F5E55" w:rsidRPr="00EA6F69" w:rsidRDefault="002F5E55" w:rsidP="00216E0A">
      <w:pPr>
        <w:bidi w:val="0"/>
      </w:pPr>
      <w:r w:rsidRPr="00EA6F69">
        <w:t>Some models expose split current commands; others only expose torque/</w:t>
      </w:r>
      <w:proofErr w:type="spellStart"/>
      <w:r w:rsidRPr="00EA6F69">
        <w:t>Iq</w:t>
      </w:r>
      <w:proofErr w:type="spellEnd"/>
      <w:r w:rsidRPr="00EA6F69">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2"/>
        <w:gridCol w:w="544"/>
        <w:gridCol w:w="592"/>
        <w:gridCol w:w="990"/>
        <w:gridCol w:w="805"/>
        <w:gridCol w:w="3056"/>
      </w:tblGrid>
      <w:tr w:rsidR="002F5E55" w:rsidRPr="00EA6F69" w14:paraId="7D2F83E3" w14:textId="77777777">
        <w:trPr>
          <w:tblHeader/>
          <w:tblCellSpacing w:w="15" w:type="dxa"/>
        </w:trPr>
        <w:tc>
          <w:tcPr>
            <w:tcW w:w="0" w:type="auto"/>
            <w:vAlign w:val="center"/>
            <w:hideMark/>
          </w:tcPr>
          <w:p w14:paraId="26F5CCE3" w14:textId="77777777" w:rsidR="002F5E55" w:rsidRPr="00EA6F69" w:rsidRDefault="002F5E55" w:rsidP="00216E0A">
            <w:pPr>
              <w:bidi w:val="0"/>
              <w:rPr>
                <w:b/>
                <w:bCs/>
              </w:rPr>
            </w:pPr>
            <w:r w:rsidRPr="00EA6F69">
              <w:rPr>
                <w:b/>
                <w:bCs/>
              </w:rPr>
              <w:t>Field</w:t>
            </w:r>
          </w:p>
        </w:tc>
        <w:tc>
          <w:tcPr>
            <w:tcW w:w="0" w:type="auto"/>
            <w:vAlign w:val="center"/>
            <w:hideMark/>
          </w:tcPr>
          <w:p w14:paraId="3EC1DCEF" w14:textId="77777777" w:rsidR="002F5E55" w:rsidRPr="00EA6F69" w:rsidRDefault="002F5E55" w:rsidP="00216E0A">
            <w:pPr>
              <w:bidi w:val="0"/>
              <w:rPr>
                <w:b/>
                <w:bCs/>
              </w:rPr>
            </w:pPr>
            <w:r w:rsidRPr="00EA6F69">
              <w:rPr>
                <w:b/>
                <w:bCs/>
              </w:rPr>
              <w:t>Type</w:t>
            </w:r>
          </w:p>
        </w:tc>
        <w:tc>
          <w:tcPr>
            <w:tcW w:w="0" w:type="auto"/>
            <w:vAlign w:val="center"/>
            <w:hideMark/>
          </w:tcPr>
          <w:p w14:paraId="2E4586B4" w14:textId="77777777" w:rsidR="002F5E55" w:rsidRPr="00EA6F69" w:rsidRDefault="002F5E55" w:rsidP="00216E0A">
            <w:pPr>
              <w:bidi w:val="0"/>
              <w:rPr>
                <w:b/>
                <w:bCs/>
              </w:rPr>
            </w:pPr>
            <w:r w:rsidRPr="00EA6F69">
              <w:rPr>
                <w:b/>
                <w:bCs/>
              </w:rPr>
              <w:t>Units</w:t>
            </w:r>
          </w:p>
        </w:tc>
        <w:tc>
          <w:tcPr>
            <w:tcW w:w="0" w:type="auto"/>
            <w:vAlign w:val="center"/>
            <w:hideMark/>
          </w:tcPr>
          <w:p w14:paraId="3C4D84FA" w14:textId="77777777" w:rsidR="002F5E55" w:rsidRPr="00EA6F69" w:rsidRDefault="002F5E55" w:rsidP="00216E0A">
            <w:pPr>
              <w:bidi w:val="0"/>
              <w:rPr>
                <w:b/>
                <w:bCs/>
              </w:rPr>
            </w:pPr>
            <w:r w:rsidRPr="00EA6F69">
              <w:rPr>
                <w:b/>
                <w:bCs/>
              </w:rPr>
              <w:t>Direction</w:t>
            </w:r>
          </w:p>
        </w:tc>
        <w:tc>
          <w:tcPr>
            <w:tcW w:w="0" w:type="auto"/>
            <w:vAlign w:val="center"/>
            <w:hideMark/>
          </w:tcPr>
          <w:p w14:paraId="04F33FA5" w14:textId="77777777" w:rsidR="002F5E55" w:rsidRPr="00EA6F69" w:rsidRDefault="002F5E55" w:rsidP="00216E0A">
            <w:pPr>
              <w:bidi w:val="0"/>
              <w:rPr>
                <w:b/>
                <w:bCs/>
              </w:rPr>
            </w:pPr>
            <w:r w:rsidRPr="00EA6F69">
              <w:rPr>
                <w:b/>
                <w:bCs/>
              </w:rPr>
              <w:t>Default</w:t>
            </w:r>
          </w:p>
        </w:tc>
        <w:tc>
          <w:tcPr>
            <w:tcW w:w="0" w:type="auto"/>
            <w:vAlign w:val="center"/>
            <w:hideMark/>
          </w:tcPr>
          <w:p w14:paraId="02DD41BC" w14:textId="77777777" w:rsidR="002F5E55" w:rsidRPr="00EA6F69" w:rsidRDefault="002F5E55" w:rsidP="00216E0A">
            <w:pPr>
              <w:bidi w:val="0"/>
              <w:rPr>
                <w:b/>
                <w:bCs/>
              </w:rPr>
            </w:pPr>
            <w:r w:rsidRPr="00EA6F69">
              <w:rPr>
                <w:b/>
                <w:bCs/>
              </w:rPr>
              <w:t>Notes</w:t>
            </w:r>
          </w:p>
        </w:tc>
      </w:tr>
      <w:tr w:rsidR="002F5E55" w:rsidRPr="00EA6F69" w14:paraId="0CC9EBA0" w14:textId="77777777">
        <w:trPr>
          <w:tblCellSpacing w:w="15" w:type="dxa"/>
        </w:trPr>
        <w:tc>
          <w:tcPr>
            <w:tcW w:w="0" w:type="auto"/>
            <w:vAlign w:val="center"/>
            <w:hideMark/>
          </w:tcPr>
          <w:p w14:paraId="22E39D52" w14:textId="77777777" w:rsidR="002F5E55" w:rsidRPr="00EA6F69" w:rsidRDefault="002F5E55" w:rsidP="00216E0A">
            <w:pPr>
              <w:bidi w:val="0"/>
              <w:rPr>
                <w:sz w:val="16"/>
                <w:szCs w:val="16"/>
              </w:rPr>
            </w:pPr>
            <w:proofErr w:type="spellStart"/>
            <w:r w:rsidRPr="00EA6F69">
              <w:rPr>
                <w:sz w:val="16"/>
                <w:szCs w:val="16"/>
              </w:rPr>
              <w:t>IqCommand</w:t>
            </w:r>
            <w:proofErr w:type="spellEnd"/>
          </w:p>
        </w:tc>
        <w:tc>
          <w:tcPr>
            <w:tcW w:w="0" w:type="auto"/>
            <w:vAlign w:val="center"/>
            <w:hideMark/>
          </w:tcPr>
          <w:p w14:paraId="111714F4"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D8B9707" w14:textId="77777777" w:rsidR="002F5E55" w:rsidRPr="00EA6F69" w:rsidRDefault="002F5E55" w:rsidP="00216E0A">
            <w:pPr>
              <w:bidi w:val="0"/>
              <w:rPr>
                <w:sz w:val="16"/>
                <w:szCs w:val="16"/>
              </w:rPr>
            </w:pPr>
            <w:r w:rsidRPr="00EA6F69">
              <w:rPr>
                <w:sz w:val="16"/>
                <w:szCs w:val="16"/>
              </w:rPr>
              <w:t>A</w:t>
            </w:r>
          </w:p>
        </w:tc>
        <w:tc>
          <w:tcPr>
            <w:tcW w:w="0" w:type="auto"/>
            <w:vAlign w:val="center"/>
            <w:hideMark/>
          </w:tcPr>
          <w:p w14:paraId="2F2DBED6"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8FEE2AD"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354AAC8A" w14:textId="77777777" w:rsidR="002F5E55" w:rsidRPr="00EA6F69" w:rsidRDefault="002F5E55" w:rsidP="00216E0A">
            <w:pPr>
              <w:bidi w:val="0"/>
              <w:rPr>
                <w:sz w:val="16"/>
                <w:szCs w:val="16"/>
              </w:rPr>
            </w:pPr>
            <w:r w:rsidRPr="00EA6F69">
              <w:rPr>
                <w:sz w:val="16"/>
                <w:szCs w:val="16"/>
              </w:rPr>
              <w:t>Torque-producing current.</w:t>
            </w:r>
          </w:p>
        </w:tc>
      </w:tr>
      <w:tr w:rsidR="002F5E55" w:rsidRPr="00EA6F69" w14:paraId="5055CFD3" w14:textId="77777777">
        <w:trPr>
          <w:tblCellSpacing w:w="15" w:type="dxa"/>
        </w:trPr>
        <w:tc>
          <w:tcPr>
            <w:tcW w:w="0" w:type="auto"/>
            <w:vAlign w:val="center"/>
            <w:hideMark/>
          </w:tcPr>
          <w:p w14:paraId="39610329" w14:textId="77777777" w:rsidR="002F5E55" w:rsidRPr="00EA6F69" w:rsidRDefault="002F5E55" w:rsidP="00216E0A">
            <w:pPr>
              <w:bidi w:val="0"/>
              <w:rPr>
                <w:sz w:val="16"/>
                <w:szCs w:val="16"/>
              </w:rPr>
            </w:pPr>
            <w:proofErr w:type="spellStart"/>
            <w:r w:rsidRPr="00EA6F69">
              <w:rPr>
                <w:sz w:val="16"/>
                <w:szCs w:val="16"/>
              </w:rPr>
              <w:t>IdCommand</w:t>
            </w:r>
            <w:proofErr w:type="spellEnd"/>
          </w:p>
        </w:tc>
        <w:tc>
          <w:tcPr>
            <w:tcW w:w="0" w:type="auto"/>
            <w:vAlign w:val="center"/>
            <w:hideMark/>
          </w:tcPr>
          <w:p w14:paraId="59C311E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2B930591" w14:textId="77777777" w:rsidR="002F5E55" w:rsidRPr="00EA6F69" w:rsidRDefault="002F5E55" w:rsidP="00216E0A">
            <w:pPr>
              <w:bidi w:val="0"/>
              <w:rPr>
                <w:sz w:val="16"/>
                <w:szCs w:val="16"/>
              </w:rPr>
            </w:pPr>
            <w:r w:rsidRPr="00EA6F69">
              <w:rPr>
                <w:sz w:val="16"/>
                <w:szCs w:val="16"/>
              </w:rPr>
              <w:t>A</w:t>
            </w:r>
          </w:p>
        </w:tc>
        <w:tc>
          <w:tcPr>
            <w:tcW w:w="0" w:type="auto"/>
            <w:vAlign w:val="center"/>
            <w:hideMark/>
          </w:tcPr>
          <w:p w14:paraId="4249510F"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11B78DEF"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49CCC95D" w14:textId="77777777" w:rsidR="002F5E55" w:rsidRPr="00EA6F69" w:rsidRDefault="002F5E55" w:rsidP="00216E0A">
            <w:pPr>
              <w:bidi w:val="0"/>
              <w:rPr>
                <w:sz w:val="16"/>
                <w:szCs w:val="16"/>
              </w:rPr>
            </w:pPr>
            <w:r w:rsidRPr="00EA6F69">
              <w:rPr>
                <w:sz w:val="16"/>
                <w:szCs w:val="16"/>
              </w:rPr>
              <w:t>Flux current (rarely nonzero for PM motors).</w:t>
            </w:r>
          </w:p>
        </w:tc>
      </w:tr>
    </w:tbl>
    <w:p w14:paraId="07129FBB" w14:textId="77777777" w:rsidR="002F5E55" w:rsidRPr="00EA6F69" w:rsidRDefault="002F5E55" w:rsidP="00216E0A">
      <w:pPr>
        <w:numPr>
          <w:ilvl w:val="0"/>
          <w:numId w:val="31"/>
        </w:numPr>
        <w:bidi w:val="0"/>
        <w:rPr>
          <w:b/>
          <w:bCs/>
        </w:rPr>
      </w:pPr>
      <w:r w:rsidRPr="00EA6F69">
        <w:rPr>
          <w:b/>
          <w:bCs/>
        </w:rPr>
        <w:t>6) Command validity &amp; masks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gridCol w:w="532"/>
        <w:gridCol w:w="1286"/>
        <w:gridCol w:w="805"/>
        <w:gridCol w:w="4713"/>
      </w:tblGrid>
      <w:tr w:rsidR="002F5E55" w:rsidRPr="00EA6F69" w14:paraId="7AFEB930" w14:textId="77777777">
        <w:trPr>
          <w:tblHeader/>
          <w:tblCellSpacing w:w="15" w:type="dxa"/>
        </w:trPr>
        <w:tc>
          <w:tcPr>
            <w:tcW w:w="0" w:type="auto"/>
            <w:vAlign w:val="center"/>
            <w:hideMark/>
          </w:tcPr>
          <w:p w14:paraId="708686BF" w14:textId="77777777" w:rsidR="002F5E55" w:rsidRPr="00EA6F69" w:rsidRDefault="002F5E55" w:rsidP="00216E0A">
            <w:pPr>
              <w:bidi w:val="0"/>
              <w:rPr>
                <w:b/>
                <w:bCs/>
              </w:rPr>
            </w:pPr>
            <w:r w:rsidRPr="00EA6F69">
              <w:rPr>
                <w:b/>
                <w:bCs/>
              </w:rPr>
              <w:t>Field</w:t>
            </w:r>
          </w:p>
        </w:tc>
        <w:tc>
          <w:tcPr>
            <w:tcW w:w="0" w:type="auto"/>
            <w:vAlign w:val="center"/>
            <w:hideMark/>
          </w:tcPr>
          <w:p w14:paraId="73EC47F7" w14:textId="77777777" w:rsidR="002F5E55" w:rsidRPr="00EA6F69" w:rsidRDefault="002F5E55" w:rsidP="00216E0A">
            <w:pPr>
              <w:bidi w:val="0"/>
              <w:rPr>
                <w:b/>
                <w:bCs/>
              </w:rPr>
            </w:pPr>
            <w:r w:rsidRPr="00EA6F69">
              <w:rPr>
                <w:b/>
                <w:bCs/>
              </w:rPr>
              <w:t>Type</w:t>
            </w:r>
          </w:p>
        </w:tc>
        <w:tc>
          <w:tcPr>
            <w:tcW w:w="0" w:type="auto"/>
            <w:vAlign w:val="center"/>
            <w:hideMark/>
          </w:tcPr>
          <w:p w14:paraId="4A91D53A" w14:textId="77777777" w:rsidR="002F5E55" w:rsidRPr="00EA6F69" w:rsidRDefault="002F5E55" w:rsidP="00216E0A">
            <w:pPr>
              <w:bidi w:val="0"/>
              <w:rPr>
                <w:b/>
                <w:bCs/>
              </w:rPr>
            </w:pPr>
            <w:r w:rsidRPr="00EA6F69">
              <w:rPr>
                <w:b/>
                <w:bCs/>
              </w:rPr>
              <w:t>Direction</w:t>
            </w:r>
          </w:p>
        </w:tc>
        <w:tc>
          <w:tcPr>
            <w:tcW w:w="0" w:type="auto"/>
            <w:vAlign w:val="center"/>
            <w:hideMark/>
          </w:tcPr>
          <w:p w14:paraId="57ADEDB5" w14:textId="77777777" w:rsidR="002F5E55" w:rsidRPr="00EA6F69" w:rsidRDefault="002F5E55" w:rsidP="00216E0A">
            <w:pPr>
              <w:bidi w:val="0"/>
              <w:rPr>
                <w:b/>
                <w:bCs/>
              </w:rPr>
            </w:pPr>
            <w:r w:rsidRPr="00EA6F69">
              <w:rPr>
                <w:b/>
                <w:bCs/>
              </w:rPr>
              <w:t>Default</w:t>
            </w:r>
          </w:p>
        </w:tc>
        <w:tc>
          <w:tcPr>
            <w:tcW w:w="0" w:type="auto"/>
            <w:vAlign w:val="center"/>
            <w:hideMark/>
          </w:tcPr>
          <w:p w14:paraId="46851836" w14:textId="77777777" w:rsidR="002F5E55" w:rsidRPr="00EA6F69" w:rsidRDefault="002F5E55" w:rsidP="00216E0A">
            <w:pPr>
              <w:bidi w:val="0"/>
              <w:rPr>
                <w:b/>
                <w:bCs/>
              </w:rPr>
            </w:pPr>
            <w:r w:rsidRPr="00EA6F69">
              <w:rPr>
                <w:b/>
                <w:bCs/>
              </w:rPr>
              <w:t>Notes</w:t>
            </w:r>
          </w:p>
        </w:tc>
      </w:tr>
      <w:tr w:rsidR="002F5E55" w:rsidRPr="00EA6F69" w14:paraId="552F451B" w14:textId="77777777">
        <w:trPr>
          <w:tblCellSpacing w:w="15" w:type="dxa"/>
        </w:trPr>
        <w:tc>
          <w:tcPr>
            <w:tcW w:w="0" w:type="auto"/>
            <w:vAlign w:val="center"/>
            <w:hideMark/>
          </w:tcPr>
          <w:p w14:paraId="19136405" w14:textId="77777777" w:rsidR="002F5E55" w:rsidRPr="00EA6F69" w:rsidRDefault="002F5E55" w:rsidP="00216E0A">
            <w:pPr>
              <w:bidi w:val="0"/>
              <w:rPr>
                <w:sz w:val="16"/>
                <w:szCs w:val="16"/>
              </w:rPr>
            </w:pPr>
            <w:proofErr w:type="spellStart"/>
            <w:r w:rsidRPr="00EA6F69">
              <w:rPr>
                <w:sz w:val="16"/>
                <w:szCs w:val="16"/>
              </w:rPr>
              <w:t>ValidMask</w:t>
            </w:r>
            <w:proofErr w:type="spellEnd"/>
          </w:p>
        </w:tc>
        <w:tc>
          <w:tcPr>
            <w:tcW w:w="0" w:type="auto"/>
            <w:vAlign w:val="center"/>
            <w:hideMark/>
          </w:tcPr>
          <w:p w14:paraId="17F0D7C7"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0D92BD78"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517B65B5"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05F9A4AD" w14:textId="77777777" w:rsidR="002F5E55" w:rsidRPr="00EA6F69" w:rsidRDefault="002F5E55" w:rsidP="00216E0A">
            <w:pPr>
              <w:bidi w:val="0"/>
              <w:rPr>
                <w:sz w:val="16"/>
                <w:szCs w:val="16"/>
              </w:rPr>
            </w:pPr>
            <w:r w:rsidRPr="00EA6F69">
              <w:rPr>
                <w:sz w:val="16"/>
                <w:szCs w:val="16"/>
              </w:rPr>
              <w:t>Bitmask indicating which fields to consume this cycle (if model enforces).</w:t>
            </w:r>
          </w:p>
        </w:tc>
      </w:tr>
      <w:tr w:rsidR="002F5E55" w:rsidRPr="00EA6F69" w14:paraId="5D39B719" w14:textId="77777777">
        <w:trPr>
          <w:tblCellSpacing w:w="15" w:type="dxa"/>
        </w:trPr>
        <w:tc>
          <w:tcPr>
            <w:tcW w:w="0" w:type="auto"/>
            <w:vAlign w:val="center"/>
            <w:hideMark/>
          </w:tcPr>
          <w:p w14:paraId="117B08DC" w14:textId="77777777" w:rsidR="002F5E55" w:rsidRPr="00EA6F69" w:rsidRDefault="002F5E55" w:rsidP="00216E0A">
            <w:pPr>
              <w:bidi w:val="0"/>
              <w:rPr>
                <w:sz w:val="16"/>
                <w:szCs w:val="16"/>
              </w:rPr>
            </w:pPr>
            <w:proofErr w:type="spellStart"/>
            <w:r w:rsidRPr="00EA6F69">
              <w:rPr>
                <w:sz w:val="16"/>
                <w:szCs w:val="16"/>
              </w:rPr>
              <w:t>AppliedMask</w:t>
            </w:r>
            <w:proofErr w:type="spellEnd"/>
          </w:p>
        </w:tc>
        <w:tc>
          <w:tcPr>
            <w:tcW w:w="0" w:type="auto"/>
            <w:vAlign w:val="center"/>
            <w:hideMark/>
          </w:tcPr>
          <w:p w14:paraId="380F908D"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482946A4" w14:textId="77777777" w:rsidR="002F5E55" w:rsidRPr="00EA6F69" w:rsidRDefault="002F5E55" w:rsidP="00216E0A">
            <w:pPr>
              <w:bidi w:val="0"/>
              <w:rPr>
                <w:sz w:val="16"/>
                <w:szCs w:val="16"/>
              </w:rPr>
            </w:pPr>
            <w:proofErr w:type="spellStart"/>
            <w:r w:rsidRPr="00EA6F69">
              <w:rPr>
                <w:sz w:val="16"/>
                <w:szCs w:val="16"/>
              </w:rPr>
              <w:t>Drive→Host</w:t>
            </w:r>
            <w:proofErr w:type="spellEnd"/>
            <w:r w:rsidRPr="00EA6F69">
              <w:rPr>
                <w:sz w:val="16"/>
                <w:szCs w:val="16"/>
              </w:rPr>
              <w:t xml:space="preserve"> (echo)</w:t>
            </w:r>
          </w:p>
        </w:tc>
        <w:tc>
          <w:tcPr>
            <w:tcW w:w="0" w:type="auto"/>
            <w:vAlign w:val="center"/>
            <w:hideMark/>
          </w:tcPr>
          <w:p w14:paraId="7287DE1D"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6160E4E3" w14:textId="77777777" w:rsidR="002F5E55" w:rsidRPr="00EA6F69" w:rsidRDefault="002F5E55" w:rsidP="00216E0A">
            <w:pPr>
              <w:bidi w:val="0"/>
              <w:rPr>
                <w:sz w:val="16"/>
                <w:szCs w:val="16"/>
              </w:rPr>
            </w:pPr>
            <w:r w:rsidRPr="00EA6F69">
              <w:rPr>
                <w:sz w:val="16"/>
                <w:szCs w:val="16"/>
              </w:rPr>
              <w:t>Last applied fields (if the model echoes it in a feedback buffer).</w:t>
            </w:r>
          </w:p>
        </w:tc>
      </w:tr>
    </w:tbl>
    <w:p w14:paraId="0A3223BC" w14:textId="77777777" w:rsidR="002F5E55" w:rsidRPr="00EA6F69" w:rsidRDefault="002F5E55" w:rsidP="00216E0A">
      <w:pPr>
        <w:bidi w:val="0"/>
      </w:pPr>
      <w:r w:rsidRPr="00EA6F69">
        <w:rPr>
          <w:b/>
          <w:bCs/>
        </w:rPr>
        <w:t>Alignment &amp; ABI</w:t>
      </w:r>
      <w:r w:rsidRPr="00EA6F69">
        <w:br/>
      </w:r>
      <w:proofErr w:type="spellStart"/>
      <w:r w:rsidRPr="00EA6F69">
        <w:t>SolFlow</w:t>
      </w:r>
      <w:proofErr w:type="spellEnd"/>
      <w:r w:rsidRPr="00EA6F69">
        <w:t xml:space="preserve"> emits the bus with explicit ordering and padding. Treat the layout as </w:t>
      </w:r>
      <w:r w:rsidRPr="00EA6F69">
        <w:rPr>
          <w:b/>
          <w:bCs/>
        </w:rPr>
        <w:t>ABI-stable for the model version</w:t>
      </w:r>
      <w:r w:rsidRPr="00EA6F69">
        <w:t>. Do not assume natural packing—use the Simulink bus accessors or code-</w:t>
      </w:r>
      <w:proofErr w:type="spellStart"/>
      <w:r w:rsidRPr="00EA6F69">
        <w:t>gen’d</w:t>
      </w:r>
      <w:proofErr w:type="spellEnd"/>
      <w:r w:rsidRPr="00EA6F69">
        <w:t xml:space="preserve"> headers.</w:t>
      </w:r>
    </w:p>
    <w:p w14:paraId="40919B1E" w14:textId="77777777" w:rsidR="002F5E55" w:rsidRPr="00EA6F69" w:rsidRDefault="00000000" w:rsidP="00216E0A">
      <w:pPr>
        <w:bidi w:val="0"/>
      </w:pPr>
      <w:r>
        <w:pict w14:anchorId="6C30757F">
          <v:rect id="_x0000_i1031" style="width:0;height:1.5pt" o:hrstd="t" o:hr="t" fillcolor="#a0a0a0" stroked="f"/>
        </w:pict>
      </w:r>
    </w:p>
    <w:p w14:paraId="2CF8B41A" w14:textId="77777777" w:rsidR="002F5E55" w:rsidRPr="00EA6F69" w:rsidRDefault="002F5E55" w:rsidP="00216E0A">
      <w:pPr>
        <w:numPr>
          <w:ilvl w:val="0"/>
          <w:numId w:val="31"/>
        </w:numPr>
        <w:bidi w:val="0"/>
        <w:rPr>
          <w:b/>
          <w:bCs/>
        </w:rPr>
      </w:pPr>
      <w:r w:rsidRPr="00EA6F69">
        <w:rPr>
          <w:b/>
          <w:bCs/>
        </w:rPr>
        <w:t>Usage contract (what the application can safely do)</w:t>
      </w:r>
    </w:p>
    <w:p w14:paraId="5C2219FE" w14:textId="77777777" w:rsidR="002F5E55" w:rsidRPr="00EA6F69" w:rsidRDefault="002F5E55" w:rsidP="00216E0A">
      <w:pPr>
        <w:numPr>
          <w:ilvl w:val="0"/>
          <w:numId w:val="33"/>
        </w:numPr>
        <w:bidi w:val="0"/>
      </w:pPr>
      <w:r w:rsidRPr="00EA6F69">
        <w:rPr>
          <w:b/>
          <w:bCs/>
        </w:rPr>
        <w:t>Set enable / mode</w:t>
      </w:r>
      <w:r w:rsidRPr="00EA6F69">
        <w:t xml:space="preserve"> and write the </w:t>
      </w:r>
      <w:r w:rsidRPr="00EA6F69">
        <w:rPr>
          <w:b/>
          <w:bCs/>
        </w:rPr>
        <w:t>one active reference</w:t>
      </w:r>
      <w:r w:rsidRPr="00EA6F69">
        <w:t xml:space="preserve"> that corresponds to the selected mode (</w:t>
      </w:r>
      <w:proofErr w:type="spellStart"/>
      <w:r w:rsidRPr="00EA6F69">
        <w:t>PositionCommand</w:t>
      </w:r>
      <w:proofErr w:type="spellEnd"/>
      <w:r w:rsidRPr="00EA6F69">
        <w:t xml:space="preserve"> </w:t>
      </w:r>
      <w:r w:rsidRPr="00EA6F69">
        <w:rPr>
          <w:i/>
          <w:iCs/>
        </w:rPr>
        <w:t>or</w:t>
      </w:r>
      <w:r w:rsidRPr="00EA6F69">
        <w:t xml:space="preserve"> </w:t>
      </w:r>
      <w:proofErr w:type="spellStart"/>
      <w:r w:rsidRPr="00EA6F69">
        <w:t>SpeedCommand</w:t>
      </w:r>
      <w:proofErr w:type="spellEnd"/>
      <w:r w:rsidRPr="00EA6F69">
        <w:t xml:space="preserve"> </w:t>
      </w:r>
      <w:r w:rsidRPr="00EA6F69">
        <w:rPr>
          <w:i/>
          <w:iCs/>
        </w:rPr>
        <w:t>or</w:t>
      </w:r>
      <w:r w:rsidRPr="00EA6F69">
        <w:t xml:space="preserve"> </w:t>
      </w:r>
      <w:proofErr w:type="spellStart"/>
      <w:r w:rsidRPr="00EA6F69">
        <w:t>CurrentCommand</w:t>
      </w:r>
      <w:proofErr w:type="spellEnd"/>
      <w:r w:rsidRPr="00EA6F69">
        <w:t>), plus any optional feed-forward.</w:t>
      </w:r>
    </w:p>
    <w:p w14:paraId="234C093B" w14:textId="77777777" w:rsidR="002F5E55" w:rsidRPr="00EA6F69" w:rsidRDefault="002F5E55" w:rsidP="00216E0A">
      <w:pPr>
        <w:numPr>
          <w:ilvl w:val="0"/>
          <w:numId w:val="33"/>
        </w:numPr>
        <w:bidi w:val="0"/>
      </w:pPr>
      <w:r w:rsidRPr="00EA6F69">
        <w:t xml:space="preserve">Respect </w:t>
      </w:r>
      <w:r w:rsidRPr="00EA6F69">
        <w:rPr>
          <w:b/>
          <w:bCs/>
        </w:rPr>
        <w:t>limits</w:t>
      </w:r>
      <w:r w:rsidRPr="00EA6F69">
        <w:t xml:space="preserve"> by writing per-axis clamps (</w:t>
      </w:r>
      <w:proofErr w:type="spellStart"/>
      <w:r w:rsidRPr="00EA6F69">
        <w:t>VelocityLimit</w:t>
      </w:r>
      <w:proofErr w:type="spellEnd"/>
      <w:r w:rsidRPr="00EA6F69">
        <w:t xml:space="preserve">, </w:t>
      </w:r>
      <w:proofErr w:type="spellStart"/>
      <w:r w:rsidRPr="00EA6F69">
        <w:t>AccelLimit</w:t>
      </w:r>
      <w:proofErr w:type="spellEnd"/>
      <w:r w:rsidRPr="00EA6F69">
        <w:t xml:space="preserve">, </w:t>
      </w:r>
      <w:proofErr w:type="spellStart"/>
      <w:r w:rsidRPr="00EA6F69">
        <w:t>TorqueCurrentLimit</w:t>
      </w:r>
      <w:proofErr w:type="spellEnd"/>
      <w:r w:rsidRPr="00EA6F69">
        <w:t>) or leave them at model defaults.</w:t>
      </w:r>
    </w:p>
    <w:p w14:paraId="370ADBC0" w14:textId="77777777" w:rsidR="002F5E55" w:rsidRPr="00EA6F69" w:rsidRDefault="002F5E55" w:rsidP="00216E0A">
      <w:pPr>
        <w:numPr>
          <w:ilvl w:val="0"/>
          <w:numId w:val="33"/>
        </w:numPr>
        <w:bidi w:val="0"/>
      </w:pPr>
      <w:r w:rsidRPr="00EA6F69">
        <w:t xml:space="preserve">For profiled motion, drive </w:t>
      </w:r>
      <w:proofErr w:type="spellStart"/>
      <w:r w:rsidRPr="00EA6F69">
        <w:t>MoveProfiled</w:t>
      </w:r>
      <w:proofErr w:type="spellEnd"/>
      <w:r w:rsidRPr="00EA6F69">
        <w:t xml:space="preserve"> = true and write the Target* fields.</w:t>
      </w:r>
    </w:p>
    <w:p w14:paraId="369D1AE2" w14:textId="77777777" w:rsidR="002F5E55" w:rsidRPr="00EA6F69" w:rsidRDefault="002F5E55" w:rsidP="00216E0A">
      <w:pPr>
        <w:numPr>
          <w:ilvl w:val="0"/>
          <w:numId w:val="33"/>
        </w:numPr>
        <w:bidi w:val="0"/>
      </w:pPr>
      <w:r w:rsidRPr="00EA6F69">
        <w:lastRenderedPageBreak/>
        <w:t>Never add/remove fields; if a field is absent for your model, it’s not supported there.</w:t>
      </w:r>
    </w:p>
    <w:p w14:paraId="441D2A8A" w14:textId="77777777" w:rsidR="002F5E55" w:rsidRPr="00EA6F69" w:rsidRDefault="00000000" w:rsidP="00216E0A">
      <w:pPr>
        <w:bidi w:val="0"/>
      </w:pPr>
      <w:r>
        <w:pict w14:anchorId="1A187F01">
          <v:rect id="_x0000_i1032" style="width:0;height:1.5pt" o:hrstd="t" o:hr="t" fillcolor="#a0a0a0" stroked="f"/>
        </w:pict>
      </w:r>
    </w:p>
    <w:p w14:paraId="2DF5D330" w14:textId="77777777" w:rsidR="002F5E55" w:rsidRPr="00EA6F69" w:rsidRDefault="002F5E55" w:rsidP="00216E0A">
      <w:pPr>
        <w:numPr>
          <w:ilvl w:val="0"/>
          <w:numId w:val="31"/>
        </w:numPr>
        <w:bidi w:val="0"/>
        <w:rPr>
          <w:b/>
          <w:bCs/>
        </w:rPr>
      </w:pPr>
      <w:r w:rsidRPr="00EA6F69">
        <w:rPr>
          <w:b/>
          <w:bCs/>
        </w:rPr>
        <w:t xml:space="preserve">Example (illustrative) C </w:t>
      </w:r>
      <w:proofErr w:type="gramStart"/>
      <w:r w:rsidRPr="00EA6F69">
        <w:rPr>
          <w:b/>
          <w:bCs/>
        </w:rPr>
        <w:t>struct</w:t>
      </w:r>
      <w:proofErr w:type="gramEnd"/>
    </w:p>
    <w:p w14:paraId="4AB3B739" w14:textId="77777777" w:rsidR="002F5E55" w:rsidRPr="00EA6F69" w:rsidRDefault="002F5E55" w:rsidP="00216E0A">
      <w:pPr>
        <w:bidi w:val="0"/>
      </w:pPr>
      <w:r w:rsidRPr="00EA6F69">
        <w:rPr>
          <w:rFonts w:ascii="Segoe UI Emoji" w:hAnsi="Segoe UI Emoji" w:cs="Segoe UI Emoji"/>
        </w:rPr>
        <w:t>⚠️</w:t>
      </w:r>
      <w:r w:rsidRPr="00EA6F69">
        <w:t xml:space="preserve"> </w:t>
      </w:r>
      <w:r w:rsidRPr="00EA6F69">
        <w:rPr>
          <w:b/>
          <w:bCs/>
        </w:rPr>
        <w:t>Illustrative only</w:t>
      </w:r>
      <w:r w:rsidRPr="00EA6F69">
        <w:t xml:space="preserve"> — exact types/order come from your </w:t>
      </w:r>
      <w:proofErr w:type="spellStart"/>
      <w:r w:rsidRPr="00EA6F69">
        <w:t>SolFlow</w:t>
      </w:r>
      <w:proofErr w:type="spellEnd"/>
      <w:r w:rsidRPr="00EA6F69">
        <w:t>-generated header.</w:t>
      </w:r>
    </w:p>
    <w:p w14:paraId="6B88D6ED" w14:textId="77777777" w:rsidR="002F5E55" w:rsidRPr="00EA6F69" w:rsidRDefault="002F5E55" w:rsidP="00216E0A">
      <w:pPr>
        <w:bidi w:val="0"/>
        <w:rPr>
          <w:sz w:val="16"/>
          <w:szCs w:val="16"/>
        </w:rPr>
      </w:pPr>
      <w:r w:rsidRPr="00EA6F69">
        <w:rPr>
          <w:sz w:val="16"/>
          <w:szCs w:val="16"/>
        </w:rPr>
        <w:t>typedef struct {</w:t>
      </w:r>
    </w:p>
    <w:p w14:paraId="7BAA3E66" w14:textId="77777777" w:rsidR="002F5E55" w:rsidRPr="00EA6F69" w:rsidRDefault="002F5E55" w:rsidP="00216E0A">
      <w:pPr>
        <w:bidi w:val="0"/>
        <w:rPr>
          <w:sz w:val="16"/>
          <w:szCs w:val="16"/>
        </w:rPr>
      </w:pPr>
      <w:r w:rsidRPr="00EA6F69">
        <w:rPr>
          <w:sz w:val="16"/>
          <w:szCs w:val="16"/>
        </w:rPr>
        <w:t xml:space="preserve">  uint16_t </w:t>
      </w:r>
      <w:proofErr w:type="spellStart"/>
      <w:proofErr w:type="gramStart"/>
      <w:r w:rsidRPr="00EA6F69">
        <w:rPr>
          <w:sz w:val="16"/>
          <w:szCs w:val="16"/>
        </w:rPr>
        <w:t>AxisId</w:t>
      </w:r>
      <w:proofErr w:type="spellEnd"/>
      <w:r w:rsidRPr="00EA6F69">
        <w:rPr>
          <w:sz w:val="16"/>
          <w:szCs w:val="16"/>
        </w:rPr>
        <w:t>;</w:t>
      </w:r>
      <w:proofErr w:type="gramEnd"/>
    </w:p>
    <w:p w14:paraId="4D28DC72" w14:textId="77777777" w:rsidR="002F5E55" w:rsidRPr="00EA6F69" w:rsidRDefault="002F5E55" w:rsidP="00216E0A">
      <w:pPr>
        <w:bidi w:val="0"/>
        <w:rPr>
          <w:sz w:val="16"/>
          <w:szCs w:val="16"/>
        </w:rPr>
      </w:pPr>
      <w:r w:rsidRPr="00EA6F69">
        <w:rPr>
          <w:sz w:val="16"/>
          <w:szCs w:val="16"/>
        </w:rPr>
        <w:t xml:space="preserve">  bool     </w:t>
      </w:r>
      <w:proofErr w:type="gramStart"/>
      <w:r w:rsidRPr="00EA6F69">
        <w:rPr>
          <w:sz w:val="16"/>
          <w:szCs w:val="16"/>
        </w:rPr>
        <w:t>Enable;</w:t>
      </w:r>
      <w:proofErr w:type="gramEnd"/>
    </w:p>
    <w:p w14:paraId="339DD1F7" w14:textId="77777777" w:rsidR="002F5E55" w:rsidRPr="00EA6F69" w:rsidRDefault="002F5E55" w:rsidP="00216E0A">
      <w:pPr>
        <w:bidi w:val="0"/>
        <w:rPr>
          <w:sz w:val="16"/>
          <w:szCs w:val="16"/>
        </w:rPr>
      </w:pPr>
      <w:r w:rsidRPr="00EA6F69">
        <w:rPr>
          <w:sz w:val="16"/>
          <w:szCs w:val="16"/>
        </w:rPr>
        <w:t xml:space="preserve">  bool     </w:t>
      </w:r>
      <w:proofErr w:type="spellStart"/>
      <w:proofErr w:type="gramStart"/>
      <w:r w:rsidRPr="00EA6F69">
        <w:rPr>
          <w:sz w:val="16"/>
          <w:szCs w:val="16"/>
        </w:rPr>
        <w:t>FaultReset</w:t>
      </w:r>
      <w:proofErr w:type="spellEnd"/>
      <w:r w:rsidRPr="00EA6F69">
        <w:rPr>
          <w:sz w:val="16"/>
          <w:szCs w:val="16"/>
        </w:rPr>
        <w:t>;</w:t>
      </w:r>
      <w:proofErr w:type="gramEnd"/>
    </w:p>
    <w:p w14:paraId="488CAE52" w14:textId="77777777" w:rsidR="002F5E55" w:rsidRPr="00EA6F69" w:rsidRDefault="002F5E55" w:rsidP="00216E0A">
      <w:pPr>
        <w:bidi w:val="0"/>
        <w:rPr>
          <w:sz w:val="16"/>
          <w:szCs w:val="16"/>
        </w:rPr>
      </w:pPr>
      <w:r w:rsidRPr="00EA6F69">
        <w:rPr>
          <w:sz w:val="16"/>
          <w:szCs w:val="16"/>
        </w:rPr>
        <w:t xml:space="preserve">  uint16_t </w:t>
      </w:r>
      <w:proofErr w:type="gramStart"/>
      <w:r w:rsidRPr="00EA6F69">
        <w:rPr>
          <w:sz w:val="16"/>
          <w:szCs w:val="16"/>
        </w:rPr>
        <w:t>Mode;</w:t>
      </w:r>
      <w:proofErr w:type="gramEnd"/>
    </w:p>
    <w:p w14:paraId="58086577" w14:textId="77777777" w:rsidR="002F5E55" w:rsidRPr="00EA6F69" w:rsidRDefault="002F5E55" w:rsidP="00216E0A">
      <w:pPr>
        <w:bidi w:val="0"/>
        <w:rPr>
          <w:sz w:val="16"/>
          <w:szCs w:val="16"/>
        </w:rPr>
      </w:pPr>
    </w:p>
    <w:p w14:paraId="552972BA" w14:textId="77777777" w:rsidR="002F5E55" w:rsidRPr="00EA6F69" w:rsidRDefault="002F5E55" w:rsidP="00216E0A">
      <w:pPr>
        <w:bidi w:val="0"/>
        <w:rPr>
          <w:sz w:val="16"/>
          <w:szCs w:val="16"/>
        </w:rPr>
      </w:pPr>
      <w:r w:rsidRPr="00EA6F69">
        <w:rPr>
          <w:sz w:val="16"/>
          <w:szCs w:val="16"/>
        </w:rPr>
        <w:t xml:space="preserve">  double   </w:t>
      </w:r>
      <w:proofErr w:type="spellStart"/>
      <w:proofErr w:type="gramStart"/>
      <w:r w:rsidRPr="00EA6F69">
        <w:rPr>
          <w:sz w:val="16"/>
          <w:szCs w:val="16"/>
        </w:rPr>
        <w:t>PositionCommand</w:t>
      </w:r>
      <w:proofErr w:type="spellEnd"/>
      <w:r w:rsidRPr="00EA6F69">
        <w:rPr>
          <w:sz w:val="16"/>
          <w:szCs w:val="16"/>
        </w:rPr>
        <w:t>;</w:t>
      </w:r>
      <w:proofErr w:type="gramEnd"/>
    </w:p>
    <w:p w14:paraId="32232403" w14:textId="77777777" w:rsidR="002F5E55" w:rsidRPr="00EA6F69" w:rsidRDefault="002F5E55" w:rsidP="00216E0A">
      <w:pPr>
        <w:bidi w:val="0"/>
        <w:rPr>
          <w:sz w:val="16"/>
          <w:szCs w:val="16"/>
        </w:rPr>
      </w:pPr>
      <w:r w:rsidRPr="00EA6F69">
        <w:rPr>
          <w:sz w:val="16"/>
          <w:szCs w:val="16"/>
        </w:rPr>
        <w:t xml:space="preserve">  double   </w:t>
      </w:r>
      <w:proofErr w:type="spellStart"/>
      <w:proofErr w:type="gramStart"/>
      <w:r w:rsidRPr="00EA6F69">
        <w:rPr>
          <w:sz w:val="16"/>
          <w:szCs w:val="16"/>
        </w:rPr>
        <w:t>SpeedCommand</w:t>
      </w:r>
      <w:proofErr w:type="spellEnd"/>
      <w:r w:rsidRPr="00EA6F69">
        <w:rPr>
          <w:sz w:val="16"/>
          <w:szCs w:val="16"/>
        </w:rPr>
        <w:t>;</w:t>
      </w:r>
      <w:proofErr w:type="gramEnd"/>
    </w:p>
    <w:p w14:paraId="092943C9" w14:textId="77777777" w:rsidR="002F5E55" w:rsidRPr="00EA6F69" w:rsidRDefault="002F5E55" w:rsidP="00216E0A">
      <w:pPr>
        <w:bidi w:val="0"/>
        <w:rPr>
          <w:sz w:val="16"/>
          <w:szCs w:val="16"/>
        </w:rPr>
      </w:pPr>
      <w:r w:rsidRPr="00EA6F69">
        <w:rPr>
          <w:sz w:val="16"/>
          <w:szCs w:val="16"/>
        </w:rPr>
        <w:t xml:space="preserve">  double   </w:t>
      </w:r>
      <w:proofErr w:type="spellStart"/>
      <w:proofErr w:type="gramStart"/>
      <w:r w:rsidRPr="00EA6F69">
        <w:rPr>
          <w:sz w:val="16"/>
          <w:szCs w:val="16"/>
        </w:rPr>
        <w:t>CurrentCommand</w:t>
      </w:r>
      <w:proofErr w:type="spellEnd"/>
      <w:r w:rsidRPr="00EA6F69">
        <w:rPr>
          <w:sz w:val="16"/>
          <w:szCs w:val="16"/>
        </w:rPr>
        <w:t>;</w:t>
      </w:r>
      <w:proofErr w:type="gramEnd"/>
    </w:p>
    <w:p w14:paraId="0F1A2E72" w14:textId="77777777" w:rsidR="002F5E55" w:rsidRPr="00EA6F69" w:rsidRDefault="002F5E55" w:rsidP="00216E0A">
      <w:pPr>
        <w:bidi w:val="0"/>
        <w:rPr>
          <w:sz w:val="16"/>
          <w:szCs w:val="16"/>
        </w:rPr>
      </w:pPr>
    </w:p>
    <w:p w14:paraId="7A747645" w14:textId="77777777" w:rsidR="002F5E55" w:rsidRPr="00EA6F69" w:rsidRDefault="002F5E55" w:rsidP="00216E0A">
      <w:pPr>
        <w:bidi w:val="0"/>
        <w:rPr>
          <w:sz w:val="16"/>
          <w:szCs w:val="16"/>
        </w:rPr>
      </w:pPr>
      <w:r w:rsidRPr="00EA6F69">
        <w:rPr>
          <w:sz w:val="16"/>
          <w:szCs w:val="16"/>
        </w:rPr>
        <w:t xml:space="preserve">  double   </w:t>
      </w:r>
      <w:proofErr w:type="spellStart"/>
      <w:proofErr w:type="gramStart"/>
      <w:r w:rsidRPr="00EA6F69">
        <w:rPr>
          <w:sz w:val="16"/>
          <w:szCs w:val="16"/>
        </w:rPr>
        <w:t>FeedForwardPosition</w:t>
      </w:r>
      <w:proofErr w:type="spellEnd"/>
      <w:r w:rsidRPr="00EA6F69">
        <w:rPr>
          <w:sz w:val="16"/>
          <w:szCs w:val="16"/>
        </w:rPr>
        <w:t>;</w:t>
      </w:r>
      <w:proofErr w:type="gramEnd"/>
    </w:p>
    <w:p w14:paraId="60EA315F" w14:textId="77777777" w:rsidR="002F5E55" w:rsidRPr="00EA6F69" w:rsidRDefault="002F5E55" w:rsidP="00216E0A">
      <w:pPr>
        <w:bidi w:val="0"/>
        <w:rPr>
          <w:sz w:val="16"/>
          <w:szCs w:val="16"/>
        </w:rPr>
      </w:pPr>
      <w:r w:rsidRPr="00EA6F69">
        <w:rPr>
          <w:sz w:val="16"/>
          <w:szCs w:val="16"/>
        </w:rPr>
        <w:t xml:space="preserve">  double   </w:t>
      </w:r>
      <w:proofErr w:type="spellStart"/>
      <w:proofErr w:type="gramStart"/>
      <w:r w:rsidRPr="00EA6F69">
        <w:rPr>
          <w:sz w:val="16"/>
          <w:szCs w:val="16"/>
        </w:rPr>
        <w:t>FeedForwardVelocity</w:t>
      </w:r>
      <w:proofErr w:type="spellEnd"/>
      <w:r w:rsidRPr="00EA6F69">
        <w:rPr>
          <w:sz w:val="16"/>
          <w:szCs w:val="16"/>
        </w:rPr>
        <w:t>;</w:t>
      </w:r>
      <w:proofErr w:type="gramEnd"/>
    </w:p>
    <w:p w14:paraId="1374F08B" w14:textId="77777777" w:rsidR="002F5E55" w:rsidRPr="00EA6F69" w:rsidRDefault="002F5E55" w:rsidP="00216E0A">
      <w:pPr>
        <w:bidi w:val="0"/>
        <w:rPr>
          <w:sz w:val="16"/>
          <w:szCs w:val="16"/>
        </w:rPr>
      </w:pPr>
      <w:r w:rsidRPr="00EA6F69">
        <w:rPr>
          <w:sz w:val="16"/>
          <w:szCs w:val="16"/>
        </w:rPr>
        <w:t xml:space="preserve">  double   </w:t>
      </w:r>
      <w:proofErr w:type="spellStart"/>
      <w:proofErr w:type="gramStart"/>
      <w:r w:rsidRPr="00EA6F69">
        <w:rPr>
          <w:sz w:val="16"/>
          <w:szCs w:val="16"/>
        </w:rPr>
        <w:t>FeedForwardTorque</w:t>
      </w:r>
      <w:proofErr w:type="spellEnd"/>
      <w:r w:rsidRPr="00EA6F69">
        <w:rPr>
          <w:sz w:val="16"/>
          <w:szCs w:val="16"/>
        </w:rPr>
        <w:t>;</w:t>
      </w:r>
      <w:proofErr w:type="gramEnd"/>
    </w:p>
    <w:p w14:paraId="083CAE9C" w14:textId="77777777" w:rsidR="002F5E55" w:rsidRPr="00EA6F69" w:rsidRDefault="002F5E55" w:rsidP="00216E0A">
      <w:pPr>
        <w:bidi w:val="0"/>
        <w:rPr>
          <w:sz w:val="16"/>
          <w:szCs w:val="16"/>
        </w:rPr>
      </w:pPr>
    </w:p>
    <w:p w14:paraId="1B034D4C"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JerkLimit</w:t>
      </w:r>
      <w:proofErr w:type="spellEnd"/>
      <w:r w:rsidRPr="00EA6F69">
        <w:rPr>
          <w:sz w:val="16"/>
          <w:szCs w:val="16"/>
        </w:rPr>
        <w:t xml:space="preserve">, </w:t>
      </w:r>
      <w:proofErr w:type="spellStart"/>
      <w:r w:rsidRPr="00EA6F69">
        <w:rPr>
          <w:sz w:val="16"/>
          <w:szCs w:val="16"/>
        </w:rPr>
        <w:t>AccelLimit</w:t>
      </w:r>
      <w:proofErr w:type="spellEnd"/>
      <w:r w:rsidRPr="00EA6F69">
        <w:rPr>
          <w:sz w:val="16"/>
          <w:szCs w:val="16"/>
        </w:rPr>
        <w:t xml:space="preserve">, </w:t>
      </w:r>
      <w:proofErr w:type="spellStart"/>
      <w:r w:rsidRPr="00EA6F69">
        <w:rPr>
          <w:sz w:val="16"/>
          <w:szCs w:val="16"/>
        </w:rPr>
        <w:t>VelocityLimit</w:t>
      </w:r>
      <w:proofErr w:type="spellEnd"/>
      <w:r w:rsidRPr="00EA6F69">
        <w:rPr>
          <w:sz w:val="16"/>
          <w:szCs w:val="16"/>
        </w:rPr>
        <w:t xml:space="preserve">, </w:t>
      </w:r>
      <w:proofErr w:type="spellStart"/>
      <w:proofErr w:type="gramStart"/>
      <w:r w:rsidRPr="00EA6F69">
        <w:rPr>
          <w:sz w:val="16"/>
          <w:szCs w:val="16"/>
        </w:rPr>
        <w:t>TorqueCurrentLimit</w:t>
      </w:r>
      <w:proofErr w:type="spellEnd"/>
      <w:r w:rsidRPr="00EA6F69">
        <w:rPr>
          <w:sz w:val="16"/>
          <w:szCs w:val="16"/>
        </w:rPr>
        <w:t>;</w:t>
      </w:r>
      <w:proofErr w:type="gramEnd"/>
    </w:p>
    <w:p w14:paraId="68B9200B" w14:textId="77777777" w:rsidR="002F5E55" w:rsidRPr="00EA6F69" w:rsidRDefault="002F5E55" w:rsidP="00216E0A">
      <w:pPr>
        <w:bidi w:val="0"/>
        <w:rPr>
          <w:sz w:val="16"/>
          <w:szCs w:val="16"/>
        </w:rPr>
      </w:pPr>
    </w:p>
    <w:p w14:paraId="210F321F" w14:textId="77777777" w:rsidR="002F5E55" w:rsidRPr="00EA6F69" w:rsidRDefault="002F5E55" w:rsidP="00216E0A">
      <w:pPr>
        <w:bidi w:val="0"/>
        <w:rPr>
          <w:sz w:val="16"/>
          <w:szCs w:val="16"/>
        </w:rPr>
      </w:pPr>
      <w:r w:rsidRPr="00EA6F69">
        <w:rPr>
          <w:sz w:val="16"/>
          <w:szCs w:val="16"/>
        </w:rPr>
        <w:t xml:space="preserve">  bool     </w:t>
      </w:r>
      <w:proofErr w:type="spellStart"/>
      <w:proofErr w:type="gramStart"/>
      <w:r w:rsidRPr="00EA6F69">
        <w:rPr>
          <w:sz w:val="16"/>
          <w:szCs w:val="16"/>
        </w:rPr>
        <w:t>SoftLimitsEnable</w:t>
      </w:r>
      <w:proofErr w:type="spellEnd"/>
      <w:r w:rsidRPr="00EA6F69">
        <w:rPr>
          <w:sz w:val="16"/>
          <w:szCs w:val="16"/>
        </w:rPr>
        <w:t>;</w:t>
      </w:r>
      <w:proofErr w:type="gramEnd"/>
    </w:p>
    <w:p w14:paraId="5F0286DB"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SoftLimitMin</w:t>
      </w:r>
      <w:proofErr w:type="spellEnd"/>
      <w:r w:rsidRPr="00EA6F69">
        <w:rPr>
          <w:sz w:val="16"/>
          <w:szCs w:val="16"/>
        </w:rPr>
        <w:t xml:space="preserve">, </w:t>
      </w:r>
      <w:proofErr w:type="spellStart"/>
      <w:proofErr w:type="gramStart"/>
      <w:r w:rsidRPr="00EA6F69">
        <w:rPr>
          <w:sz w:val="16"/>
          <w:szCs w:val="16"/>
        </w:rPr>
        <w:t>SoftLimitMax</w:t>
      </w:r>
      <w:proofErr w:type="spellEnd"/>
      <w:r w:rsidRPr="00EA6F69">
        <w:rPr>
          <w:sz w:val="16"/>
          <w:szCs w:val="16"/>
        </w:rPr>
        <w:t>;</w:t>
      </w:r>
      <w:proofErr w:type="gramEnd"/>
    </w:p>
    <w:p w14:paraId="7EFC7737" w14:textId="77777777" w:rsidR="002F5E55" w:rsidRPr="00EA6F69" w:rsidRDefault="002F5E55" w:rsidP="00216E0A">
      <w:pPr>
        <w:bidi w:val="0"/>
        <w:rPr>
          <w:sz w:val="16"/>
          <w:szCs w:val="16"/>
        </w:rPr>
      </w:pPr>
    </w:p>
    <w:p w14:paraId="36767C41" w14:textId="77777777" w:rsidR="002F5E55" w:rsidRPr="00EA6F69" w:rsidRDefault="002F5E55" w:rsidP="00216E0A">
      <w:pPr>
        <w:bidi w:val="0"/>
        <w:rPr>
          <w:sz w:val="16"/>
          <w:szCs w:val="16"/>
        </w:rPr>
      </w:pPr>
      <w:r w:rsidRPr="00EA6F69">
        <w:rPr>
          <w:sz w:val="16"/>
          <w:szCs w:val="16"/>
        </w:rPr>
        <w:t xml:space="preserve">  bool     </w:t>
      </w:r>
      <w:proofErr w:type="gramStart"/>
      <w:r w:rsidRPr="00EA6F69">
        <w:rPr>
          <w:sz w:val="16"/>
          <w:szCs w:val="16"/>
        </w:rPr>
        <w:t>Halt;</w:t>
      </w:r>
      <w:proofErr w:type="gramEnd"/>
    </w:p>
    <w:p w14:paraId="7A89AC71" w14:textId="77777777" w:rsidR="002F5E55" w:rsidRPr="00EA6F69" w:rsidRDefault="002F5E55" w:rsidP="00216E0A">
      <w:pPr>
        <w:bidi w:val="0"/>
        <w:rPr>
          <w:sz w:val="16"/>
          <w:szCs w:val="16"/>
        </w:rPr>
      </w:pPr>
      <w:r w:rsidRPr="00EA6F69">
        <w:rPr>
          <w:sz w:val="16"/>
          <w:szCs w:val="16"/>
        </w:rPr>
        <w:t xml:space="preserve">  </w:t>
      </w:r>
      <w:proofErr w:type="gramStart"/>
      <w:r w:rsidRPr="00EA6F69">
        <w:rPr>
          <w:sz w:val="16"/>
          <w:szCs w:val="16"/>
        </w:rPr>
        <w:t xml:space="preserve">bool    </w:t>
      </w:r>
      <w:proofErr w:type="gramEnd"/>
      <w:r w:rsidRPr="00EA6F69">
        <w:rPr>
          <w:sz w:val="16"/>
          <w:szCs w:val="16"/>
        </w:rPr>
        <w:t xml:space="preserve"> </w:t>
      </w:r>
      <w:proofErr w:type="spellStart"/>
      <w:proofErr w:type="gramStart"/>
      <w:r w:rsidRPr="00EA6F69">
        <w:rPr>
          <w:sz w:val="16"/>
          <w:szCs w:val="16"/>
        </w:rPr>
        <w:t>EmergencyStop</w:t>
      </w:r>
      <w:proofErr w:type="spellEnd"/>
      <w:r w:rsidRPr="00EA6F69">
        <w:rPr>
          <w:sz w:val="16"/>
          <w:szCs w:val="16"/>
        </w:rPr>
        <w:t>;</w:t>
      </w:r>
      <w:proofErr w:type="gramEnd"/>
    </w:p>
    <w:p w14:paraId="0EA95B4C" w14:textId="77777777" w:rsidR="002F5E55" w:rsidRPr="00EA6F69" w:rsidRDefault="002F5E55" w:rsidP="00216E0A">
      <w:pPr>
        <w:bidi w:val="0"/>
        <w:rPr>
          <w:sz w:val="16"/>
          <w:szCs w:val="16"/>
        </w:rPr>
      </w:pPr>
    </w:p>
    <w:p w14:paraId="122029FC" w14:textId="77777777" w:rsidR="002F5E55" w:rsidRPr="00EA6F69" w:rsidRDefault="002F5E55" w:rsidP="00216E0A">
      <w:pPr>
        <w:bidi w:val="0"/>
        <w:rPr>
          <w:sz w:val="16"/>
          <w:szCs w:val="16"/>
        </w:rPr>
      </w:pPr>
      <w:r w:rsidRPr="00EA6F69">
        <w:rPr>
          <w:sz w:val="16"/>
          <w:szCs w:val="16"/>
        </w:rPr>
        <w:t xml:space="preserve">  // Optional profiled move</w:t>
      </w:r>
    </w:p>
    <w:p w14:paraId="76F764F0" w14:textId="77777777" w:rsidR="002F5E55" w:rsidRPr="00EA6F69" w:rsidRDefault="002F5E55" w:rsidP="00216E0A">
      <w:pPr>
        <w:bidi w:val="0"/>
        <w:rPr>
          <w:sz w:val="16"/>
          <w:szCs w:val="16"/>
        </w:rPr>
      </w:pPr>
      <w:r w:rsidRPr="00EA6F69">
        <w:rPr>
          <w:sz w:val="16"/>
          <w:szCs w:val="16"/>
        </w:rPr>
        <w:t xml:space="preserve">  bool     </w:t>
      </w:r>
      <w:proofErr w:type="spellStart"/>
      <w:proofErr w:type="gramStart"/>
      <w:r w:rsidRPr="00EA6F69">
        <w:rPr>
          <w:sz w:val="16"/>
          <w:szCs w:val="16"/>
        </w:rPr>
        <w:t>MoveProfiled</w:t>
      </w:r>
      <w:proofErr w:type="spellEnd"/>
      <w:r w:rsidRPr="00EA6F69">
        <w:rPr>
          <w:sz w:val="16"/>
          <w:szCs w:val="16"/>
        </w:rPr>
        <w:t>;</w:t>
      </w:r>
      <w:proofErr w:type="gramEnd"/>
    </w:p>
    <w:p w14:paraId="0BE83477"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TargetPosition</w:t>
      </w:r>
      <w:proofErr w:type="spellEnd"/>
      <w:r w:rsidRPr="00EA6F69">
        <w:rPr>
          <w:sz w:val="16"/>
          <w:szCs w:val="16"/>
        </w:rPr>
        <w:t xml:space="preserve">, </w:t>
      </w:r>
      <w:proofErr w:type="spellStart"/>
      <w:r w:rsidRPr="00EA6F69">
        <w:rPr>
          <w:sz w:val="16"/>
          <w:szCs w:val="16"/>
        </w:rPr>
        <w:t>TargetVelocity</w:t>
      </w:r>
      <w:proofErr w:type="spellEnd"/>
      <w:r w:rsidRPr="00EA6F69">
        <w:rPr>
          <w:sz w:val="16"/>
          <w:szCs w:val="16"/>
        </w:rPr>
        <w:t xml:space="preserve">, </w:t>
      </w:r>
      <w:proofErr w:type="spellStart"/>
      <w:r w:rsidRPr="00EA6F69">
        <w:rPr>
          <w:sz w:val="16"/>
          <w:szCs w:val="16"/>
        </w:rPr>
        <w:t>TargetAccel</w:t>
      </w:r>
      <w:proofErr w:type="spellEnd"/>
      <w:r w:rsidRPr="00EA6F69">
        <w:rPr>
          <w:sz w:val="16"/>
          <w:szCs w:val="16"/>
        </w:rPr>
        <w:t xml:space="preserve">, </w:t>
      </w:r>
      <w:proofErr w:type="spellStart"/>
      <w:r w:rsidRPr="00EA6F69">
        <w:rPr>
          <w:sz w:val="16"/>
          <w:szCs w:val="16"/>
        </w:rPr>
        <w:t>TargetDecel</w:t>
      </w:r>
      <w:proofErr w:type="spellEnd"/>
      <w:r w:rsidRPr="00EA6F69">
        <w:rPr>
          <w:sz w:val="16"/>
          <w:szCs w:val="16"/>
        </w:rPr>
        <w:t xml:space="preserve">, </w:t>
      </w:r>
      <w:proofErr w:type="spellStart"/>
      <w:proofErr w:type="gramStart"/>
      <w:r w:rsidRPr="00EA6F69">
        <w:rPr>
          <w:sz w:val="16"/>
          <w:szCs w:val="16"/>
        </w:rPr>
        <w:t>TargetJerk</w:t>
      </w:r>
      <w:proofErr w:type="spellEnd"/>
      <w:r w:rsidRPr="00EA6F69">
        <w:rPr>
          <w:sz w:val="16"/>
          <w:szCs w:val="16"/>
        </w:rPr>
        <w:t>;</w:t>
      </w:r>
      <w:proofErr w:type="gramEnd"/>
    </w:p>
    <w:p w14:paraId="663174A6" w14:textId="77777777" w:rsidR="002F5E55" w:rsidRPr="00EA6F69" w:rsidRDefault="002F5E55" w:rsidP="00216E0A">
      <w:pPr>
        <w:bidi w:val="0"/>
        <w:rPr>
          <w:sz w:val="16"/>
          <w:szCs w:val="16"/>
        </w:rPr>
      </w:pPr>
    </w:p>
    <w:p w14:paraId="1254DFB8" w14:textId="77777777" w:rsidR="002F5E55" w:rsidRPr="00EA6F69" w:rsidRDefault="002F5E55" w:rsidP="00216E0A">
      <w:pPr>
        <w:bidi w:val="0"/>
        <w:rPr>
          <w:sz w:val="16"/>
          <w:szCs w:val="16"/>
        </w:rPr>
      </w:pPr>
      <w:r w:rsidRPr="00EA6F69">
        <w:rPr>
          <w:sz w:val="16"/>
          <w:szCs w:val="16"/>
        </w:rPr>
        <w:t xml:space="preserve">  // Optional homing</w:t>
      </w:r>
    </w:p>
    <w:p w14:paraId="5D176065" w14:textId="77777777" w:rsidR="002F5E55" w:rsidRPr="00EA6F69" w:rsidRDefault="002F5E55" w:rsidP="00216E0A">
      <w:pPr>
        <w:bidi w:val="0"/>
        <w:rPr>
          <w:sz w:val="16"/>
          <w:szCs w:val="16"/>
        </w:rPr>
      </w:pPr>
      <w:r w:rsidRPr="00EA6F69">
        <w:rPr>
          <w:sz w:val="16"/>
          <w:szCs w:val="16"/>
        </w:rPr>
        <w:t xml:space="preserve">  bool     </w:t>
      </w:r>
      <w:proofErr w:type="spellStart"/>
      <w:proofErr w:type="gramStart"/>
      <w:r w:rsidRPr="00EA6F69">
        <w:rPr>
          <w:sz w:val="16"/>
          <w:szCs w:val="16"/>
        </w:rPr>
        <w:t>HomeRequest</w:t>
      </w:r>
      <w:proofErr w:type="spellEnd"/>
      <w:r w:rsidRPr="00EA6F69">
        <w:rPr>
          <w:sz w:val="16"/>
          <w:szCs w:val="16"/>
        </w:rPr>
        <w:t>;</w:t>
      </w:r>
      <w:proofErr w:type="gramEnd"/>
    </w:p>
    <w:p w14:paraId="64D9F8A0" w14:textId="77777777" w:rsidR="002F5E55" w:rsidRPr="00EA6F69" w:rsidRDefault="002F5E55" w:rsidP="00216E0A">
      <w:pPr>
        <w:bidi w:val="0"/>
        <w:rPr>
          <w:sz w:val="16"/>
          <w:szCs w:val="16"/>
        </w:rPr>
      </w:pPr>
      <w:r w:rsidRPr="00EA6F69">
        <w:rPr>
          <w:sz w:val="16"/>
          <w:szCs w:val="16"/>
        </w:rPr>
        <w:t xml:space="preserve">  uint16_t </w:t>
      </w:r>
      <w:proofErr w:type="spellStart"/>
      <w:proofErr w:type="gramStart"/>
      <w:r w:rsidRPr="00EA6F69">
        <w:rPr>
          <w:sz w:val="16"/>
          <w:szCs w:val="16"/>
        </w:rPr>
        <w:t>HomeMethod</w:t>
      </w:r>
      <w:proofErr w:type="spellEnd"/>
      <w:r w:rsidRPr="00EA6F69">
        <w:rPr>
          <w:sz w:val="16"/>
          <w:szCs w:val="16"/>
        </w:rPr>
        <w:t>;</w:t>
      </w:r>
      <w:proofErr w:type="gramEnd"/>
    </w:p>
    <w:p w14:paraId="19240E95"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HomeVelocity</w:t>
      </w:r>
      <w:proofErr w:type="spellEnd"/>
      <w:r w:rsidRPr="00EA6F69">
        <w:rPr>
          <w:sz w:val="16"/>
          <w:szCs w:val="16"/>
        </w:rPr>
        <w:t xml:space="preserve">, </w:t>
      </w:r>
      <w:proofErr w:type="spellStart"/>
      <w:proofErr w:type="gramStart"/>
      <w:r w:rsidRPr="00EA6F69">
        <w:rPr>
          <w:sz w:val="16"/>
          <w:szCs w:val="16"/>
        </w:rPr>
        <w:t>HomeOffset</w:t>
      </w:r>
      <w:proofErr w:type="spellEnd"/>
      <w:r w:rsidRPr="00EA6F69">
        <w:rPr>
          <w:sz w:val="16"/>
          <w:szCs w:val="16"/>
        </w:rPr>
        <w:t>;</w:t>
      </w:r>
      <w:proofErr w:type="gramEnd"/>
    </w:p>
    <w:p w14:paraId="175038A8" w14:textId="77777777" w:rsidR="002F5E55" w:rsidRPr="00EA6F69" w:rsidRDefault="002F5E55" w:rsidP="00216E0A">
      <w:pPr>
        <w:bidi w:val="0"/>
        <w:rPr>
          <w:sz w:val="16"/>
          <w:szCs w:val="16"/>
        </w:rPr>
      </w:pPr>
    </w:p>
    <w:p w14:paraId="7B9A464A" w14:textId="77777777" w:rsidR="002F5E55" w:rsidRPr="00EA6F69" w:rsidRDefault="002F5E55" w:rsidP="00216E0A">
      <w:pPr>
        <w:bidi w:val="0"/>
        <w:rPr>
          <w:sz w:val="16"/>
          <w:szCs w:val="16"/>
        </w:rPr>
      </w:pPr>
      <w:r w:rsidRPr="00EA6F69">
        <w:rPr>
          <w:sz w:val="16"/>
          <w:szCs w:val="16"/>
        </w:rPr>
        <w:t xml:space="preserve">  // Optional gearing</w:t>
      </w:r>
    </w:p>
    <w:p w14:paraId="68878D1A" w14:textId="77777777" w:rsidR="002F5E55" w:rsidRPr="00EA6F69" w:rsidRDefault="002F5E55" w:rsidP="00216E0A">
      <w:pPr>
        <w:bidi w:val="0"/>
        <w:rPr>
          <w:sz w:val="16"/>
          <w:szCs w:val="16"/>
        </w:rPr>
      </w:pPr>
      <w:r w:rsidRPr="00EA6F69">
        <w:rPr>
          <w:sz w:val="16"/>
          <w:szCs w:val="16"/>
        </w:rPr>
        <w:lastRenderedPageBreak/>
        <w:t xml:space="preserve">  bool     </w:t>
      </w:r>
      <w:proofErr w:type="spellStart"/>
      <w:proofErr w:type="gramStart"/>
      <w:r w:rsidRPr="00EA6F69">
        <w:rPr>
          <w:sz w:val="16"/>
          <w:szCs w:val="16"/>
        </w:rPr>
        <w:t>FollowerEnable</w:t>
      </w:r>
      <w:proofErr w:type="spellEnd"/>
      <w:r w:rsidRPr="00EA6F69">
        <w:rPr>
          <w:sz w:val="16"/>
          <w:szCs w:val="16"/>
        </w:rPr>
        <w:t>;</w:t>
      </w:r>
      <w:proofErr w:type="gramEnd"/>
    </w:p>
    <w:p w14:paraId="333D00FA" w14:textId="77777777" w:rsidR="002F5E55" w:rsidRPr="00EA6F69" w:rsidRDefault="002F5E55" w:rsidP="00216E0A">
      <w:pPr>
        <w:bidi w:val="0"/>
        <w:rPr>
          <w:sz w:val="16"/>
          <w:szCs w:val="16"/>
        </w:rPr>
      </w:pPr>
      <w:r w:rsidRPr="00EA6F69">
        <w:rPr>
          <w:sz w:val="16"/>
          <w:szCs w:val="16"/>
        </w:rPr>
        <w:t xml:space="preserve">  uint16_t </w:t>
      </w:r>
      <w:proofErr w:type="spellStart"/>
      <w:proofErr w:type="gramStart"/>
      <w:r w:rsidRPr="00EA6F69">
        <w:rPr>
          <w:sz w:val="16"/>
          <w:szCs w:val="16"/>
        </w:rPr>
        <w:t>MasterSource</w:t>
      </w:r>
      <w:proofErr w:type="spellEnd"/>
      <w:r w:rsidRPr="00EA6F69">
        <w:rPr>
          <w:sz w:val="16"/>
          <w:szCs w:val="16"/>
        </w:rPr>
        <w:t>;</w:t>
      </w:r>
      <w:proofErr w:type="gramEnd"/>
    </w:p>
    <w:p w14:paraId="465B4B31" w14:textId="77777777" w:rsidR="002F5E55" w:rsidRPr="00EA6F69" w:rsidRDefault="002F5E55" w:rsidP="00216E0A">
      <w:pPr>
        <w:bidi w:val="0"/>
        <w:rPr>
          <w:sz w:val="16"/>
          <w:szCs w:val="16"/>
        </w:rPr>
      </w:pPr>
      <w:r w:rsidRPr="00EA6F69">
        <w:rPr>
          <w:sz w:val="16"/>
          <w:szCs w:val="16"/>
        </w:rPr>
        <w:t xml:space="preserve">  int32_</w:t>
      </w:r>
      <w:proofErr w:type="gramStart"/>
      <w:r w:rsidRPr="00EA6F69">
        <w:rPr>
          <w:sz w:val="16"/>
          <w:szCs w:val="16"/>
        </w:rPr>
        <w:t xml:space="preserve">t  </w:t>
      </w:r>
      <w:proofErr w:type="spellStart"/>
      <w:r w:rsidRPr="00EA6F69">
        <w:rPr>
          <w:sz w:val="16"/>
          <w:szCs w:val="16"/>
        </w:rPr>
        <w:t>GearNumerator</w:t>
      </w:r>
      <w:proofErr w:type="spellEnd"/>
      <w:proofErr w:type="gramEnd"/>
      <w:r w:rsidRPr="00EA6F69">
        <w:rPr>
          <w:sz w:val="16"/>
          <w:szCs w:val="16"/>
        </w:rPr>
        <w:t xml:space="preserve">, </w:t>
      </w:r>
      <w:proofErr w:type="spellStart"/>
      <w:proofErr w:type="gramStart"/>
      <w:r w:rsidRPr="00EA6F69">
        <w:rPr>
          <w:sz w:val="16"/>
          <w:szCs w:val="16"/>
        </w:rPr>
        <w:t>GearDenominator</w:t>
      </w:r>
      <w:proofErr w:type="spellEnd"/>
      <w:r w:rsidRPr="00EA6F69">
        <w:rPr>
          <w:sz w:val="16"/>
          <w:szCs w:val="16"/>
        </w:rPr>
        <w:t>;</w:t>
      </w:r>
      <w:proofErr w:type="gramEnd"/>
    </w:p>
    <w:p w14:paraId="37605E82" w14:textId="77777777" w:rsidR="002F5E55" w:rsidRPr="00EA6F69" w:rsidRDefault="002F5E55" w:rsidP="00216E0A">
      <w:pPr>
        <w:bidi w:val="0"/>
        <w:rPr>
          <w:sz w:val="16"/>
          <w:szCs w:val="16"/>
        </w:rPr>
      </w:pPr>
      <w:r w:rsidRPr="00EA6F69">
        <w:rPr>
          <w:sz w:val="16"/>
          <w:szCs w:val="16"/>
        </w:rPr>
        <w:t xml:space="preserve">  double   </w:t>
      </w:r>
      <w:proofErr w:type="spellStart"/>
      <w:proofErr w:type="gramStart"/>
      <w:r w:rsidRPr="00EA6F69">
        <w:rPr>
          <w:sz w:val="16"/>
          <w:szCs w:val="16"/>
        </w:rPr>
        <w:t>GearPhaseOffset</w:t>
      </w:r>
      <w:proofErr w:type="spellEnd"/>
      <w:r w:rsidRPr="00EA6F69">
        <w:rPr>
          <w:sz w:val="16"/>
          <w:szCs w:val="16"/>
        </w:rPr>
        <w:t>;</w:t>
      </w:r>
      <w:proofErr w:type="gramEnd"/>
    </w:p>
    <w:p w14:paraId="0716748D" w14:textId="77777777" w:rsidR="002F5E55" w:rsidRPr="00EA6F69" w:rsidRDefault="002F5E55" w:rsidP="00216E0A">
      <w:pPr>
        <w:bidi w:val="0"/>
        <w:rPr>
          <w:sz w:val="16"/>
          <w:szCs w:val="16"/>
        </w:rPr>
      </w:pPr>
    </w:p>
    <w:p w14:paraId="0381F81A" w14:textId="77777777" w:rsidR="002F5E55" w:rsidRPr="00EA6F69" w:rsidRDefault="002F5E55" w:rsidP="00216E0A">
      <w:pPr>
        <w:bidi w:val="0"/>
        <w:rPr>
          <w:sz w:val="16"/>
          <w:szCs w:val="16"/>
        </w:rPr>
      </w:pPr>
      <w:r w:rsidRPr="00EA6F69">
        <w:rPr>
          <w:sz w:val="16"/>
          <w:szCs w:val="16"/>
        </w:rPr>
        <w:t xml:space="preserve">  // Optional FOC split</w:t>
      </w:r>
    </w:p>
    <w:p w14:paraId="2C17BDBC"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IqCommand</w:t>
      </w:r>
      <w:proofErr w:type="spellEnd"/>
      <w:r w:rsidRPr="00EA6F69">
        <w:rPr>
          <w:sz w:val="16"/>
          <w:szCs w:val="16"/>
        </w:rPr>
        <w:t xml:space="preserve">, </w:t>
      </w:r>
      <w:proofErr w:type="spellStart"/>
      <w:proofErr w:type="gramStart"/>
      <w:r w:rsidRPr="00EA6F69">
        <w:rPr>
          <w:sz w:val="16"/>
          <w:szCs w:val="16"/>
        </w:rPr>
        <w:t>IdCommand</w:t>
      </w:r>
      <w:proofErr w:type="spellEnd"/>
      <w:r w:rsidRPr="00EA6F69">
        <w:rPr>
          <w:sz w:val="16"/>
          <w:szCs w:val="16"/>
        </w:rPr>
        <w:t>;</w:t>
      </w:r>
      <w:proofErr w:type="gramEnd"/>
    </w:p>
    <w:p w14:paraId="25D6A94B" w14:textId="77777777" w:rsidR="002F5E55" w:rsidRPr="00EA6F69" w:rsidRDefault="002F5E55" w:rsidP="00216E0A">
      <w:pPr>
        <w:bidi w:val="0"/>
        <w:rPr>
          <w:sz w:val="16"/>
          <w:szCs w:val="16"/>
        </w:rPr>
      </w:pPr>
    </w:p>
    <w:p w14:paraId="37296D7A" w14:textId="77777777" w:rsidR="002F5E55" w:rsidRPr="00EA6F69" w:rsidRDefault="002F5E55" w:rsidP="00216E0A">
      <w:pPr>
        <w:bidi w:val="0"/>
        <w:rPr>
          <w:sz w:val="16"/>
          <w:szCs w:val="16"/>
        </w:rPr>
      </w:pPr>
      <w:r w:rsidRPr="00EA6F69">
        <w:rPr>
          <w:sz w:val="16"/>
          <w:szCs w:val="16"/>
        </w:rPr>
        <w:t xml:space="preserve">  uint32_t </w:t>
      </w:r>
      <w:proofErr w:type="spellStart"/>
      <w:proofErr w:type="gramStart"/>
      <w:r w:rsidRPr="00EA6F69">
        <w:rPr>
          <w:sz w:val="16"/>
          <w:szCs w:val="16"/>
        </w:rPr>
        <w:t>ValidMask</w:t>
      </w:r>
      <w:proofErr w:type="spellEnd"/>
      <w:r w:rsidRPr="00EA6F69">
        <w:rPr>
          <w:sz w:val="16"/>
          <w:szCs w:val="16"/>
        </w:rPr>
        <w:t>;</w:t>
      </w:r>
      <w:proofErr w:type="gramEnd"/>
    </w:p>
    <w:p w14:paraId="4B59A2E2" w14:textId="77777777" w:rsidR="002F5E55" w:rsidRPr="00EA6F69" w:rsidRDefault="002F5E55" w:rsidP="00216E0A">
      <w:pPr>
        <w:bidi w:val="0"/>
        <w:rPr>
          <w:sz w:val="16"/>
          <w:szCs w:val="16"/>
        </w:rPr>
      </w:pPr>
      <w:r w:rsidRPr="00EA6F69">
        <w:rPr>
          <w:sz w:val="16"/>
          <w:szCs w:val="16"/>
        </w:rPr>
        <w:t xml:space="preserve">  uint32_t </w:t>
      </w:r>
      <w:proofErr w:type="spellStart"/>
      <w:proofErr w:type="gramStart"/>
      <w:r w:rsidRPr="00EA6F69">
        <w:rPr>
          <w:sz w:val="16"/>
          <w:szCs w:val="16"/>
        </w:rPr>
        <w:t>CommandSeq</w:t>
      </w:r>
      <w:proofErr w:type="spellEnd"/>
      <w:r w:rsidRPr="00EA6F69">
        <w:rPr>
          <w:sz w:val="16"/>
          <w:szCs w:val="16"/>
        </w:rPr>
        <w:t>;</w:t>
      </w:r>
      <w:proofErr w:type="gramEnd"/>
    </w:p>
    <w:p w14:paraId="48CA8F78" w14:textId="77777777" w:rsidR="002F5E55" w:rsidRPr="00EA6F69" w:rsidRDefault="002F5E55" w:rsidP="00216E0A">
      <w:pPr>
        <w:bidi w:val="0"/>
        <w:rPr>
          <w:sz w:val="16"/>
          <w:szCs w:val="16"/>
        </w:rPr>
      </w:pPr>
      <w:r w:rsidRPr="00EA6F69">
        <w:rPr>
          <w:sz w:val="16"/>
          <w:szCs w:val="16"/>
        </w:rPr>
        <w:t xml:space="preserve">  uint64_t </w:t>
      </w:r>
      <w:proofErr w:type="spellStart"/>
      <w:proofErr w:type="gramStart"/>
      <w:r w:rsidRPr="00EA6F69">
        <w:rPr>
          <w:sz w:val="16"/>
          <w:szCs w:val="16"/>
        </w:rPr>
        <w:t>CommandTimestamp</w:t>
      </w:r>
      <w:proofErr w:type="spellEnd"/>
      <w:r w:rsidRPr="00EA6F69">
        <w:rPr>
          <w:sz w:val="16"/>
          <w:szCs w:val="16"/>
        </w:rPr>
        <w:t>;</w:t>
      </w:r>
      <w:proofErr w:type="gramEnd"/>
    </w:p>
    <w:p w14:paraId="1DEEC07E" w14:textId="77777777" w:rsidR="002F5E55" w:rsidRPr="00EA6F69" w:rsidRDefault="002F5E55" w:rsidP="00216E0A">
      <w:pPr>
        <w:bidi w:val="0"/>
        <w:rPr>
          <w:sz w:val="16"/>
          <w:szCs w:val="16"/>
        </w:rPr>
      </w:pPr>
      <w:r w:rsidRPr="00EA6F69">
        <w:rPr>
          <w:sz w:val="16"/>
          <w:szCs w:val="16"/>
        </w:rPr>
        <w:t xml:space="preserve">  uint32_t </w:t>
      </w:r>
      <w:proofErr w:type="gramStart"/>
      <w:r w:rsidRPr="00EA6F69">
        <w:rPr>
          <w:sz w:val="16"/>
          <w:szCs w:val="16"/>
        </w:rPr>
        <w:t>Checksum;</w:t>
      </w:r>
      <w:proofErr w:type="gramEnd"/>
    </w:p>
    <w:p w14:paraId="6B5B69B4" w14:textId="77777777" w:rsidR="002F5E55" w:rsidRPr="00EA6F69" w:rsidRDefault="002F5E55" w:rsidP="00216E0A">
      <w:pPr>
        <w:bidi w:val="0"/>
        <w:rPr>
          <w:sz w:val="16"/>
          <w:szCs w:val="16"/>
        </w:rPr>
      </w:pPr>
    </w:p>
    <w:p w14:paraId="2CF3069E" w14:textId="77777777" w:rsidR="002F5E55" w:rsidRPr="00EA6F69" w:rsidRDefault="002F5E55" w:rsidP="00216E0A">
      <w:pPr>
        <w:bidi w:val="0"/>
        <w:rPr>
          <w:sz w:val="16"/>
          <w:szCs w:val="16"/>
        </w:rPr>
      </w:pPr>
      <w:r w:rsidRPr="00EA6F69">
        <w:rPr>
          <w:sz w:val="16"/>
          <w:szCs w:val="16"/>
        </w:rPr>
        <w:t xml:space="preserve">  uint32_t _</w:t>
      </w:r>
      <w:proofErr w:type="gramStart"/>
      <w:r w:rsidRPr="00EA6F69">
        <w:rPr>
          <w:sz w:val="16"/>
          <w:szCs w:val="16"/>
        </w:rPr>
        <w:t>reserved[</w:t>
      </w:r>
      <w:proofErr w:type="gramEnd"/>
      <w:r w:rsidRPr="00EA6F69">
        <w:rPr>
          <w:sz w:val="16"/>
          <w:szCs w:val="16"/>
        </w:rPr>
        <w:t>8</w:t>
      </w:r>
      <w:proofErr w:type="gramStart"/>
      <w:r w:rsidRPr="00EA6F69">
        <w:rPr>
          <w:sz w:val="16"/>
          <w:szCs w:val="16"/>
        </w:rPr>
        <w:t>];</w:t>
      </w:r>
      <w:proofErr w:type="gramEnd"/>
    </w:p>
    <w:p w14:paraId="0251A85B" w14:textId="0D65AA7E" w:rsidR="002F5E55" w:rsidRPr="00EA6F69" w:rsidRDefault="002F5E55" w:rsidP="00216E0A">
      <w:pPr>
        <w:bidi w:val="0"/>
        <w:rPr>
          <w:sz w:val="16"/>
          <w:szCs w:val="16"/>
        </w:rPr>
      </w:pPr>
      <w:r w:rsidRPr="00EA6F69">
        <w:rPr>
          <w:sz w:val="16"/>
          <w:szCs w:val="16"/>
        </w:rPr>
        <w:t xml:space="preserve">} </w:t>
      </w:r>
      <w:proofErr w:type="spellStart"/>
      <w:r w:rsidRPr="00EA6F69">
        <w:rPr>
          <w:sz w:val="16"/>
          <w:szCs w:val="16"/>
        </w:rPr>
        <w:t>DrvCommandBuf_</w:t>
      </w:r>
      <w:proofErr w:type="gramStart"/>
      <w:r w:rsidRPr="00EA6F69">
        <w:rPr>
          <w:sz w:val="16"/>
          <w:szCs w:val="16"/>
        </w:rPr>
        <w:t>T</w:t>
      </w:r>
      <w:proofErr w:type="spellEnd"/>
      <w:r w:rsidRPr="00EA6F69">
        <w:rPr>
          <w:sz w:val="16"/>
          <w:szCs w:val="16"/>
        </w:rPr>
        <w:t>;</w:t>
      </w:r>
      <w:proofErr w:type="gramEnd"/>
    </w:p>
    <w:p w14:paraId="11B44D14" w14:textId="77777777" w:rsidR="002F5E55" w:rsidRPr="00EA6F69" w:rsidRDefault="002F5E55" w:rsidP="00216E0A">
      <w:pPr>
        <w:bidi w:val="0"/>
        <w:rPr>
          <w:sz w:val="16"/>
          <w:szCs w:val="16"/>
        </w:rPr>
      </w:pPr>
    </w:p>
    <w:p w14:paraId="4CFDBD94" w14:textId="1ED1E522" w:rsidR="002F5E55" w:rsidRPr="00EA6F69" w:rsidRDefault="002F5E55" w:rsidP="00216E0A">
      <w:pPr>
        <w:bidi w:val="0"/>
        <w:rPr>
          <w:sz w:val="16"/>
          <w:szCs w:val="16"/>
        </w:rPr>
      </w:pPr>
      <w:proofErr w:type="gramStart"/>
      <w:r w:rsidRPr="00EA6F69">
        <w:rPr>
          <w:sz w:val="16"/>
          <w:szCs w:val="16"/>
        </w:rPr>
        <w:t>extern</w:t>
      </w:r>
      <w:proofErr w:type="gramEnd"/>
      <w:r w:rsidRPr="00EA6F69">
        <w:rPr>
          <w:sz w:val="16"/>
          <w:szCs w:val="16"/>
        </w:rPr>
        <w:t xml:space="preserve"> volatile </w:t>
      </w:r>
      <w:proofErr w:type="spellStart"/>
      <w:r w:rsidRPr="00EA6F69">
        <w:rPr>
          <w:sz w:val="16"/>
          <w:szCs w:val="16"/>
        </w:rPr>
        <w:t>DrvCommandBuf_T</w:t>
      </w:r>
      <w:proofErr w:type="spellEnd"/>
      <w:r w:rsidRPr="00EA6F69">
        <w:rPr>
          <w:sz w:val="16"/>
          <w:szCs w:val="16"/>
        </w:rPr>
        <w:t xml:space="preserve"> </w:t>
      </w:r>
      <w:proofErr w:type="spellStart"/>
      <w:r w:rsidRPr="00EA6F69">
        <w:rPr>
          <w:sz w:val="16"/>
          <w:szCs w:val="16"/>
        </w:rPr>
        <w:t>G_</w:t>
      </w:r>
      <w:proofErr w:type="gramStart"/>
      <w:r w:rsidRPr="00EA6F69">
        <w:rPr>
          <w:sz w:val="16"/>
          <w:szCs w:val="16"/>
        </w:rPr>
        <w:t>DrvCommandBuf</w:t>
      </w:r>
      <w:proofErr w:type="spellEnd"/>
      <w:r w:rsidRPr="00EA6F69">
        <w:rPr>
          <w:sz w:val="16"/>
          <w:szCs w:val="16"/>
        </w:rPr>
        <w:t>[</w:t>
      </w:r>
      <w:proofErr w:type="gramEnd"/>
      <w:r w:rsidRPr="00EA6F69">
        <w:rPr>
          <w:sz w:val="16"/>
          <w:szCs w:val="16"/>
        </w:rPr>
        <w:t>NUM_AXES</w:t>
      </w:r>
      <w:proofErr w:type="gramStart"/>
      <w:r w:rsidRPr="00EA6F69">
        <w:rPr>
          <w:sz w:val="16"/>
          <w:szCs w:val="16"/>
        </w:rPr>
        <w:t>];</w:t>
      </w:r>
      <w:proofErr w:type="gramEnd"/>
    </w:p>
    <w:p w14:paraId="3D5EA1EB" w14:textId="77777777" w:rsidR="002F5E55" w:rsidRPr="00EA6F69" w:rsidRDefault="00000000" w:rsidP="00216E0A">
      <w:pPr>
        <w:bidi w:val="0"/>
      </w:pPr>
      <w:r>
        <w:pict w14:anchorId="38CD0921">
          <v:rect id="_x0000_i1033" style="width:0;height:1.5pt" o:hrstd="t" o:hr="t" fillcolor="#a0a0a0" stroked="f"/>
        </w:pict>
      </w:r>
    </w:p>
    <w:p w14:paraId="3AA27444" w14:textId="77777777" w:rsidR="00D863A8" w:rsidRPr="00EA6F69" w:rsidRDefault="00D863A8" w:rsidP="00216E0A">
      <w:pPr>
        <w:pStyle w:val="Heading3"/>
        <w:bidi w:val="0"/>
      </w:pPr>
      <w:bookmarkStart w:id="88" w:name="_Toc206913437"/>
      <w:bookmarkStart w:id="89" w:name="_Toc206915175"/>
      <w:bookmarkStart w:id="90" w:name="_Toc208134060"/>
      <w:r w:rsidRPr="00EA6F69">
        <w:t xml:space="preserve">Drive Feedback — </w:t>
      </w:r>
      <w:proofErr w:type="spellStart"/>
      <w:r w:rsidRPr="00EA6F69">
        <w:t>G_DrvFeedbackBuf</w:t>
      </w:r>
      <w:bookmarkEnd w:id="88"/>
      <w:bookmarkEnd w:id="89"/>
      <w:bookmarkEnd w:id="90"/>
      <w:proofErr w:type="spellEnd"/>
    </w:p>
    <w:p w14:paraId="05532A93" w14:textId="77777777" w:rsidR="00D863A8" w:rsidRPr="00EA6F69" w:rsidRDefault="00D863A8" w:rsidP="00216E0A">
      <w:pPr>
        <w:bidi w:val="0"/>
      </w:pPr>
      <w:r w:rsidRPr="00EA6F69">
        <w:rPr>
          <w:b/>
          <w:bCs/>
        </w:rPr>
        <w:t>Role</w:t>
      </w:r>
      <w:r w:rsidRPr="00EA6F69">
        <w:br/>
        <w:t xml:space="preserve">Per-axis feedback buffer supplying real-time measurements and status to SEAL. </w:t>
      </w:r>
      <w:r w:rsidRPr="00EA6F69">
        <w:rPr>
          <w:b/>
          <w:bCs/>
        </w:rPr>
        <w:t>Refreshed by host before each subsystem call.</w:t>
      </w:r>
      <w:r w:rsidRPr="00EA6F69">
        <w:t xml:space="preserve"> </w:t>
      </w:r>
      <w:proofErr w:type="gramStart"/>
      <w:r w:rsidRPr="00EA6F69">
        <w:t>Continues</w:t>
      </w:r>
      <w:proofErr w:type="gramEnd"/>
      <w:r w:rsidRPr="00EA6F69">
        <w:t xml:space="preserve"> updating during </w:t>
      </w:r>
      <w:r w:rsidRPr="00EA6F69">
        <w:rPr>
          <w:b/>
          <w:bCs/>
        </w:rPr>
        <w:t>Exception</w:t>
      </w:r>
      <w:r w:rsidRPr="00EA6F69">
        <w:t>. Read-only to SEAL.</w:t>
      </w:r>
    </w:p>
    <w:p w14:paraId="62950305" w14:textId="77777777" w:rsidR="00D863A8" w:rsidRPr="00EA6F69" w:rsidRDefault="00D863A8" w:rsidP="00216E0A">
      <w:pPr>
        <w:bidi w:val="0"/>
      </w:pPr>
      <w:r w:rsidRPr="00EA6F69">
        <w:rPr>
          <w:b/>
          <w:bCs/>
        </w:rPr>
        <w:t>Definition &amp; sizing</w:t>
      </w:r>
    </w:p>
    <w:p w14:paraId="09A1CACF" w14:textId="77777777" w:rsidR="00D863A8" w:rsidRPr="00EA6F69" w:rsidRDefault="00D863A8" w:rsidP="00216E0A">
      <w:pPr>
        <w:numPr>
          <w:ilvl w:val="0"/>
          <w:numId w:val="37"/>
        </w:numPr>
        <w:bidi w:val="0"/>
      </w:pPr>
      <w:r w:rsidRPr="00EA6F69">
        <w:rPr>
          <w:b/>
          <w:bCs/>
        </w:rPr>
        <w:t xml:space="preserve">Struct and array length are defined by </w:t>
      </w:r>
      <w:proofErr w:type="spellStart"/>
      <w:r w:rsidRPr="00EA6F69">
        <w:rPr>
          <w:b/>
          <w:bCs/>
        </w:rPr>
        <w:t>SolFlow</w:t>
      </w:r>
      <w:proofErr w:type="spellEnd"/>
      <w:r w:rsidRPr="00EA6F69">
        <w:t xml:space="preserve"> for the drive identity.</w:t>
      </w:r>
    </w:p>
    <w:p w14:paraId="1EEE2192" w14:textId="77777777" w:rsidR="00D863A8" w:rsidRPr="00EA6F69" w:rsidRDefault="00D863A8" w:rsidP="00216E0A">
      <w:pPr>
        <w:numPr>
          <w:ilvl w:val="0"/>
          <w:numId w:val="37"/>
        </w:numPr>
        <w:bidi w:val="0"/>
      </w:pPr>
      <w:r w:rsidRPr="00EA6F69">
        <w:t xml:space="preserve">Multi-axis systems use an </w:t>
      </w:r>
      <w:r w:rsidRPr="00EA6F69">
        <w:rPr>
          <w:b/>
          <w:bCs/>
        </w:rPr>
        <w:t>array of structs</w:t>
      </w:r>
      <w:r w:rsidRPr="00EA6F69">
        <w:t xml:space="preserve"> (one element per axis).</w:t>
      </w:r>
    </w:p>
    <w:p w14:paraId="308AA49F" w14:textId="77777777" w:rsidR="00D863A8" w:rsidRPr="00EA6F69" w:rsidRDefault="00D863A8" w:rsidP="00216E0A">
      <w:pPr>
        <w:numPr>
          <w:ilvl w:val="0"/>
          <w:numId w:val="37"/>
        </w:numPr>
        <w:bidi w:val="0"/>
      </w:pPr>
      <w:r w:rsidRPr="00EA6F69">
        <w:rPr>
          <w:b/>
          <w:bCs/>
        </w:rPr>
        <w:t>Do not</w:t>
      </w:r>
      <w:r w:rsidRPr="00EA6F69">
        <w:t xml:space="preserve"> modify layout, names, dimensions, or storage class.</w:t>
      </w:r>
    </w:p>
    <w:p w14:paraId="51DA45A5" w14:textId="77777777" w:rsidR="00D863A8" w:rsidRPr="00EA6F69" w:rsidRDefault="00D863A8" w:rsidP="00216E0A">
      <w:pPr>
        <w:numPr>
          <w:ilvl w:val="0"/>
          <w:numId w:val="37"/>
        </w:numPr>
        <w:bidi w:val="0"/>
        <w:rPr>
          <w:b/>
          <w:bCs/>
        </w:rPr>
      </w:pPr>
      <w:r w:rsidRPr="00EA6F69">
        <w:rPr>
          <w:b/>
          <w:bCs/>
        </w:rPr>
        <w:t xml:space="preserve">Fields (as defined by </w:t>
      </w:r>
      <w:proofErr w:type="spellStart"/>
      <w:r w:rsidRPr="00EA6F69">
        <w:rPr>
          <w:b/>
          <w:bCs/>
        </w:rPr>
        <w:t>SolFlow</w:t>
      </w:r>
      <w:proofErr w:type="spellEnd"/>
      <w:r w:rsidRPr="00EA6F69">
        <w:rPr>
          <w:b/>
          <w:bCs/>
        </w:rPr>
        <w:t>)</w:t>
      </w:r>
    </w:p>
    <w:p w14:paraId="3DAEBBA2" w14:textId="77777777" w:rsidR="00D863A8" w:rsidRPr="00EA6F69" w:rsidRDefault="00D863A8" w:rsidP="00216E0A">
      <w:pPr>
        <w:bidi w:val="0"/>
      </w:pPr>
      <w:r w:rsidRPr="00EA6F69">
        <w:t xml:space="preserve">The following members constitute the feedback ABI. </w:t>
      </w:r>
      <w:r w:rsidRPr="00EA6F69">
        <w:rPr>
          <w:b/>
          <w:bCs/>
        </w:rPr>
        <w:t xml:space="preserve">Memory order is the authoritative </w:t>
      </w:r>
      <w:proofErr w:type="spellStart"/>
      <w:r w:rsidRPr="00EA6F69">
        <w:rPr>
          <w:b/>
          <w:bCs/>
        </w:rPr>
        <w:t>SolFlow</w:t>
      </w:r>
      <w:proofErr w:type="spellEnd"/>
      <w:r w:rsidRPr="00EA6F69">
        <w:rPr>
          <w:b/>
          <w:bCs/>
        </w:rPr>
        <w:t xml:space="preserve"> definition</w:t>
      </w:r>
      <w:r w:rsidRPr="00EA6F69">
        <w:t>; do not rely on any reordered presentation here.</w:t>
      </w:r>
    </w:p>
    <w:p w14:paraId="736116E2"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EncoderMain</w:t>
      </w:r>
      <w:proofErr w:type="spellEnd"/>
      <w:r w:rsidRPr="00EA6F69">
        <w:rPr>
          <w:sz w:val="16"/>
          <w:szCs w:val="16"/>
        </w:rPr>
        <w:t xml:space="preserve"> :</w:t>
      </w:r>
      <w:proofErr w:type="gramEnd"/>
      <w:r w:rsidRPr="00EA6F69">
        <w:rPr>
          <w:sz w:val="16"/>
          <w:szCs w:val="16"/>
        </w:rPr>
        <w:t xml:space="preserve"> int32 — The main encoder sensor.</w:t>
      </w:r>
    </w:p>
    <w:p w14:paraId="6EB7BE8E"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EncoderSecondary</w:t>
      </w:r>
      <w:proofErr w:type="spellEnd"/>
      <w:r w:rsidRPr="00EA6F69">
        <w:rPr>
          <w:sz w:val="16"/>
          <w:szCs w:val="16"/>
        </w:rPr>
        <w:t xml:space="preserve"> :</w:t>
      </w:r>
      <w:proofErr w:type="gramEnd"/>
      <w:r w:rsidRPr="00EA6F69">
        <w:rPr>
          <w:sz w:val="16"/>
          <w:szCs w:val="16"/>
        </w:rPr>
        <w:t xml:space="preserve"> int32 — The secondary encoder sensor.</w:t>
      </w:r>
    </w:p>
    <w:p w14:paraId="1A164181"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EncoderMainSpeed</w:t>
      </w:r>
      <w:proofErr w:type="spellEnd"/>
      <w:r w:rsidRPr="00EA6F69">
        <w:rPr>
          <w:sz w:val="16"/>
          <w:szCs w:val="16"/>
        </w:rPr>
        <w:t xml:space="preserve"> :</w:t>
      </w:r>
      <w:proofErr w:type="gramEnd"/>
      <w:r w:rsidRPr="00EA6F69">
        <w:rPr>
          <w:sz w:val="16"/>
          <w:szCs w:val="16"/>
        </w:rPr>
        <w:t xml:space="preserve"> single — Speed of main encoder sensor.</w:t>
      </w:r>
    </w:p>
    <w:p w14:paraId="62DBA556"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EncoderSecondarySpeed</w:t>
      </w:r>
      <w:proofErr w:type="spellEnd"/>
      <w:r w:rsidRPr="00EA6F69">
        <w:rPr>
          <w:sz w:val="16"/>
          <w:szCs w:val="16"/>
        </w:rPr>
        <w:t xml:space="preserve"> :</w:t>
      </w:r>
      <w:proofErr w:type="gramEnd"/>
      <w:r w:rsidRPr="00EA6F69">
        <w:rPr>
          <w:sz w:val="16"/>
          <w:szCs w:val="16"/>
        </w:rPr>
        <w:t xml:space="preserve"> single — Speed of secondary encoder sensor.</w:t>
      </w:r>
    </w:p>
    <w:p w14:paraId="1F62CC48"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Iq</w:t>
      </w:r>
      <w:proofErr w:type="spellEnd"/>
      <w:r w:rsidRPr="00EA6F69">
        <w:rPr>
          <w:sz w:val="16"/>
          <w:szCs w:val="16"/>
        </w:rPr>
        <w:t xml:space="preserve"> :</w:t>
      </w:r>
      <w:proofErr w:type="gramEnd"/>
      <w:r w:rsidRPr="00EA6F69">
        <w:rPr>
          <w:sz w:val="16"/>
          <w:szCs w:val="16"/>
        </w:rPr>
        <w:t xml:space="preserve"> single — Q-axis current (A).</w:t>
      </w:r>
    </w:p>
    <w:p w14:paraId="2C43992F" w14:textId="77777777" w:rsidR="00D863A8" w:rsidRPr="00EA6F69" w:rsidRDefault="00D863A8" w:rsidP="00216E0A">
      <w:pPr>
        <w:numPr>
          <w:ilvl w:val="0"/>
          <w:numId w:val="38"/>
        </w:numPr>
        <w:bidi w:val="0"/>
        <w:rPr>
          <w:sz w:val="16"/>
          <w:szCs w:val="16"/>
        </w:rPr>
      </w:pPr>
      <w:proofErr w:type="gramStart"/>
      <w:r w:rsidRPr="00EA6F69">
        <w:rPr>
          <w:sz w:val="16"/>
          <w:szCs w:val="16"/>
        </w:rPr>
        <w:t>Id :</w:t>
      </w:r>
      <w:proofErr w:type="gramEnd"/>
      <w:r w:rsidRPr="00EA6F69">
        <w:rPr>
          <w:sz w:val="16"/>
          <w:szCs w:val="16"/>
        </w:rPr>
        <w:t xml:space="preserve"> single — D-axis current (A). </w:t>
      </w:r>
      <w:r w:rsidRPr="00EA6F69">
        <w:rPr>
          <w:i/>
          <w:iCs/>
          <w:sz w:val="16"/>
          <w:szCs w:val="16"/>
        </w:rPr>
        <w:t>(Note: original text labeled this “Q-channel”; treated as D-axis here.)</w:t>
      </w:r>
    </w:p>
    <w:p w14:paraId="38586E4D"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lastRenderedPageBreak/>
        <w:t>DcBusVoltage</w:t>
      </w:r>
      <w:proofErr w:type="spellEnd"/>
      <w:r w:rsidRPr="00EA6F69">
        <w:rPr>
          <w:sz w:val="16"/>
          <w:szCs w:val="16"/>
        </w:rPr>
        <w:t xml:space="preserve"> :</w:t>
      </w:r>
      <w:proofErr w:type="gramEnd"/>
      <w:r w:rsidRPr="00EA6F69">
        <w:rPr>
          <w:sz w:val="16"/>
          <w:szCs w:val="16"/>
        </w:rPr>
        <w:t xml:space="preserve"> single — DC bus voltage (V).</w:t>
      </w:r>
    </w:p>
    <w:p w14:paraId="338C4BBA"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PowerStageTemperature</w:t>
      </w:r>
      <w:proofErr w:type="spellEnd"/>
      <w:r w:rsidRPr="00EA6F69">
        <w:rPr>
          <w:sz w:val="16"/>
          <w:szCs w:val="16"/>
        </w:rPr>
        <w:t xml:space="preserve"> :</w:t>
      </w:r>
      <w:proofErr w:type="gramEnd"/>
      <w:r w:rsidRPr="00EA6F69">
        <w:rPr>
          <w:sz w:val="16"/>
          <w:szCs w:val="16"/>
        </w:rPr>
        <w:t xml:space="preserve"> single — Power stage temperature (°C).</w:t>
      </w:r>
    </w:p>
    <w:p w14:paraId="2841EA8D"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FieldAngle</w:t>
      </w:r>
      <w:proofErr w:type="spellEnd"/>
      <w:r w:rsidRPr="00EA6F69">
        <w:rPr>
          <w:sz w:val="16"/>
          <w:szCs w:val="16"/>
        </w:rPr>
        <w:t xml:space="preserve"> :</w:t>
      </w:r>
      <w:proofErr w:type="gramEnd"/>
      <w:r w:rsidRPr="00EA6F69">
        <w:rPr>
          <w:sz w:val="16"/>
          <w:szCs w:val="16"/>
        </w:rPr>
        <w:t xml:space="preserve"> single — Motor electrical field angle (units per drive config).</w:t>
      </w:r>
    </w:p>
    <w:p w14:paraId="03CFDDBF"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LoopConfiguration</w:t>
      </w:r>
      <w:proofErr w:type="spellEnd"/>
      <w:r w:rsidRPr="00EA6F69">
        <w:rPr>
          <w:sz w:val="16"/>
          <w:szCs w:val="16"/>
        </w:rPr>
        <w:t xml:space="preserve"> :</w:t>
      </w:r>
      <w:proofErr w:type="gramEnd"/>
      <w:r w:rsidRPr="00EA6F69">
        <w:rPr>
          <w:sz w:val="16"/>
          <w:szCs w:val="16"/>
        </w:rPr>
        <w:t xml:space="preserve"> int16 — Control loop configuration (reported).</w:t>
      </w:r>
    </w:p>
    <w:p w14:paraId="587A968B"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ReferenceMode</w:t>
      </w:r>
      <w:proofErr w:type="spellEnd"/>
      <w:r w:rsidRPr="00EA6F69">
        <w:rPr>
          <w:sz w:val="16"/>
          <w:szCs w:val="16"/>
        </w:rPr>
        <w:t xml:space="preserve"> :</w:t>
      </w:r>
      <w:proofErr w:type="gramEnd"/>
      <w:r w:rsidRPr="00EA6F69">
        <w:rPr>
          <w:sz w:val="16"/>
          <w:szCs w:val="16"/>
        </w:rPr>
        <w:t xml:space="preserve"> int16 — Reference mode (reported).</w:t>
      </w:r>
    </w:p>
    <w:p w14:paraId="71EE2823"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MotorOn</w:t>
      </w:r>
      <w:proofErr w:type="spellEnd"/>
      <w:r w:rsidRPr="00EA6F69">
        <w:rPr>
          <w:sz w:val="16"/>
          <w:szCs w:val="16"/>
        </w:rPr>
        <w:t xml:space="preserve"> :</w:t>
      </w:r>
      <w:proofErr w:type="gramEnd"/>
      <w:r w:rsidRPr="00EA6F69">
        <w:rPr>
          <w:sz w:val="16"/>
          <w:szCs w:val="16"/>
        </w:rPr>
        <w:t xml:space="preserve"> int16 — Motor on report.</w:t>
      </w:r>
    </w:p>
    <w:p w14:paraId="5886B828"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HallCode</w:t>
      </w:r>
      <w:proofErr w:type="spellEnd"/>
      <w:r w:rsidRPr="00EA6F69">
        <w:rPr>
          <w:sz w:val="16"/>
          <w:szCs w:val="16"/>
        </w:rPr>
        <w:t xml:space="preserve"> :</w:t>
      </w:r>
      <w:proofErr w:type="gramEnd"/>
      <w:r w:rsidRPr="00EA6F69">
        <w:rPr>
          <w:sz w:val="16"/>
          <w:szCs w:val="16"/>
        </w:rPr>
        <w:t xml:space="preserve"> int16 — Code of Hall sensors.</w:t>
      </w:r>
    </w:p>
    <w:p w14:paraId="4353B0AC"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STODisable</w:t>
      </w:r>
      <w:proofErr w:type="spellEnd"/>
      <w:r w:rsidRPr="00EA6F69">
        <w:rPr>
          <w:sz w:val="16"/>
          <w:szCs w:val="16"/>
        </w:rPr>
        <w:t xml:space="preserve"> :</w:t>
      </w:r>
      <w:proofErr w:type="gramEnd"/>
      <w:r w:rsidRPr="00EA6F69">
        <w:rPr>
          <w:sz w:val="16"/>
          <w:szCs w:val="16"/>
        </w:rPr>
        <w:t xml:space="preserve"> int16 — 1 if disabled by STO (Safe Torque Off).</w:t>
      </w:r>
    </w:p>
    <w:p w14:paraId="7CAD7DAA"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StatusBitField</w:t>
      </w:r>
      <w:proofErr w:type="spellEnd"/>
      <w:r w:rsidRPr="00EA6F69">
        <w:rPr>
          <w:sz w:val="16"/>
          <w:szCs w:val="16"/>
        </w:rPr>
        <w:t xml:space="preserve"> :</w:t>
      </w:r>
      <w:proofErr w:type="gramEnd"/>
      <w:r w:rsidRPr="00EA6F69">
        <w:rPr>
          <w:sz w:val="16"/>
          <w:szCs w:val="16"/>
        </w:rPr>
        <w:t xml:space="preserve"> int16 — Status bit field.</w:t>
      </w:r>
    </w:p>
    <w:p w14:paraId="26BAD207"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ErrorCode</w:t>
      </w:r>
      <w:proofErr w:type="spellEnd"/>
      <w:r w:rsidRPr="00EA6F69">
        <w:rPr>
          <w:sz w:val="16"/>
          <w:szCs w:val="16"/>
        </w:rPr>
        <w:t xml:space="preserve"> :</w:t>
      </w:r>
      <w:proofErr w:type="gramEnd"/>
      <w:r w:rsidRPr="00EA6F69">
        <w:rPr>
          <w:sz w:val="16"/>
          <w:szCs w:val="16"/>
        </w:rPr>
        <w:t xml:space="preserve"> uint32 — Motor failure report.</w:t>
      </w:r>
    </w:p>
    <w:p w14:paraId="68182657" w14:textId="77777777" w:rsidR="00D863A8" w:rsidRPr="00EA6F69" w:rsidRDefault="00D863A8" w:rsidP="00216E0A">
      <w:pPr>
        <w:numPr>
          <w:ilvl w:val="0"/>
          <w:numId w:val="38"/>
        </w:numPr>
        <w:bidi w:val="0"/>
        <w:rPr>
          <w:sz w:val="16"/>
          <w:szCs w:val="16"/>
        </w:rPr>
      </w:pPr>
      <w:proofErr w:type="spellStart"/>
      <w:proofErr w:type="gramStart"/>
      <w:r w:rsidRPr="00EA6F69">
        <w:rPr>
          <w:sz w:val="16"/>
          <w:szCs w:val="16"/>
        </w:rPr>
        <w:t>ConfirmRelinquishControl</w:t>
      </w:r>
      <w:proofErr w:type="spellEnd"/>
      <w:r w:rsidRPr="00EA6F69">
        <w:rPr>
          <w:sz w:val="16"/>
          <w:szCs w:val="16"/>
        </w:rPr>
        <w:t xml:space="preserve"> :</w:t>
      </w:r>
      <w:proofErr w:type="gramEnd"/>
      <w:r w:rsidRPr="00EA6F69">
        <w:rPr>
          <w:sz w:val="16"/>
          <w:szCs w:val="16"/>
        </w:rPr>
        <w:t xml:space="preserve"> int16 — Confirms release of drive from SEAL control.</w:t>
      </w:r>
    </w:p>
    <w:p w14:paraId="0183C29B" w14:textId="77777777" w:rsidR="00D863A8" w:rsidRPr="00EA6F69" w:rsidRDefault="00D863A8" w:rsidP="00216E0A">
      <w:pPr>
        <w:numPr>
          <w:ilvl w:val="0"/>
          <w:numId w:val="37"/>
        </w:numPr>
        <w:bidi w:val="0"/>
        <w:rPr>
          <w:b/>
          <w:bCs/>
        </w:rPr>
      </w:pPr>
      <w:r w:rsidRPr="00EA6F69">
        <w:rPr>
          <w:b/>
          <w:bCs/>
        </w:rPr>
        <w:t>Access &amp; timing rules (summary)</w:t>
      </w:r>
    </w:p>
    <w:p w14:paraId="36CD7679" w14:textId="77777777" w:rsidR="00D863A8" w:rsidRPr="00EA6F69" w:rsidRDefault="00D863A8" w:rsidP="00216E0A">
      <w:pPr>
        <w:numPr>
          <w:ilvl w:val="0"/>
          <w:numId w:val="39"/>
        </w:numPr>
        <w:bidi w:val="0"/>
      </w:pPr>
      <w:r w:rsidRPr="00EA6F69">
        <w:rPr>
          <w:b/>
          <w:bCs/>
        </w:rPr>
        <w:t xml:space="preserve">Host/scheduler </w:t>
      </w:r>
      <w:proofErr w:type="gramStart"/>
      <w:r w:rsidRPr="00EA6F69">
        <w:rPr>
          <w:b/>
          <w:bCs/>
        </w:rPr>
        <w:t>writes</w:t>
      </w:r>
      <w:r w:rsidRPr="00EA6F69">
        <w:t>,</w:t>
      </w:r>
      <w:proofErr w:type="gramEnd"/>
      <w:r w:rsidRPr="00EA6F69">
        <w:t xml:space="preserve"> </w:t>
      </w:r>
      <w:r w:rsidRPr="00EA6F69">
        <w:rPr>
          <w:b/>
          <w:bCs/>
        </w:rPr>
        <w:t>SEAL reads</w:t>
      </w:r>
      <w:r w:rsidRPr="00EA6F69">
        <w:t>.</w:t>
      </w:r>
    </w:p>
    <w:p w14:paraId="0346C259" w14:textId="77777777" w:rsidR="00D863A8" w:rsidRPr="00EA6F69" w:rsidRDefault="00D863A8" w:rsidP="00216E0A">
      <w:pPr>
        <w:numPr>
          <w:ilvl w:val="0"/>
          <w:numId w:val="39"/>
        </w:numPr>
        <w:bidi w:val="0"/>
      </w:pPr>
      <w:r w:rsidRPr="00EA6F69">
        <w:t xml:space="preserve">Host </w:t>
      </w:r>
      <w:r w:rsidRPr="00EA6F69">
        <w:rPr>
          <w:b/>
          <w:bCs/>
        </w:rPr>
        <w:t>refreshes</w:t>
      </w:r>
      <w:r w:rsidRPr="00EA6F69">
        <w:t xml:space="preserve"> this buffer </w:t>
      </w:r>
      <w:r w:rsidRPr="00EA6F69">
        <w:rPr>
          <w:b/>
          <w:bCs/>
        </w:rPr>
        <w:t>before each SEAL function call</w:t>
      </w:r>
      <w:r w:rsidRPr="00EA6F69">
        <w:t>.</w:t>
      </w:r>
    </w:p>
    <w:p w14:paraId="4C9A8CB9" w14:textId="77777777" w:rsidR="00D863A8" w:rsidRPr="00EA6F69" w:rsidRDefault="00D863A8" w:rsidP="00216E0A">
      <w:pPr>
        <w:numPr>
          <w:ilvl w:val="0"/>
          <w:numId w:val="39"/>
        </w:numPr>
        <w:bidi w:val="0"/>
      </w:pPr>
      <w:r w:rsidRPr="00EA6F69">
        <w:t xml:space="preserve">During </w:t>
      </w:r>
      <w:r w:rsidRPr="00EA6F69">
        <w:rPr>
          <w:b/>
          <w:bCs/>
        </w:rPr>
        <w:t>Exception</w:t>
      </w:r>
      <w:r w:rsidRPr="00EA6F69">
        <w:t xml:space="preserve">, this buffer </w:t>
      </w:r>
      <w:r w:rsidRPr="00EA6F69">
        <w:rPr>
          <w:b/>
          <w:bCs/>
        </w:rPr>
        <w:t>continues to update</w:t>
      </w:r>
      <w:r w:rsidRPr="00EA6F69">
        <w:t xml:space="preserve">; drive commands are ignored until recovery via </w:t>
      </w:r>
      <w:r w:rsidRPr="00EA6F69">
        <w:rPr>
          <w:b/>
          <w:bCs/>
        </w:rPr>
        <w:t>Setup</w:t>
      </w:r>
      <w:r w:rsidRPr="00EA6F69">
        <w:t>.</w:t>
      </w:r>
    </w:p>
    <w:p w14:paraId="2F86D03C" w14:textId="77777777" w:rsidR="00D863A8" w:rsidRPr="00EA6F69" w:rsidRDefault="00D863A8" w:rsidP="00216E0A">
      <w:pPr>
        <w:pStyle w:val="Heading3"/>
        <w:bidi w:val="0"/>
      </w:pPr>
      <w:bookmarkStart w:id="91" w:name="_Toc206913438"/>
      <w:bookmarkStart w:id="92" w:name="_Toc206915176"/>
      <w:bookmarkStart w:id="93" w:name="_Toc208134061"/>
      <w:r w:rsidRPr="00EA6F69">
        <w:t>Setup Information (</w:t>
      </w:r>
      <w:proofErr w:type="gramStart"/>
      <w:r w:rsidRPr="00EA6F69">
        <w:t>Report) —</w:t>
      </w:r>
      <w:proofErr w:type="gramEnd"/>
      <w:r w:rsidRPr="00EA6F69">
        <w:t xml:space="preserve"> </w:t>
      </w:r>
      <w:proofErr w:type="spellStart"/>
      <w:r w:rsidRPr="00EA6F69">
        <w:t>G_SetupReportBuf</w:t>
      </w:r>
      <w:bookmarkEnd w:id="91"/>
      <w:bookmarkEnd w:id="92"/>
      <w:bookmarkEnd w:id="93"/>
      <w:proofErr w:type="spellEnd"/>
    </w:p>
    <w:p w14:paraId="61EF476A" w14:textId="77777777" w:rsidR="00D863A8" w:rsidRPr="00EA6F69" w:rsidRDefault="00D863A8" w:rsidP="00216E0A">
      <w:pPr>
        <w:bidi w:val="0"/>
      </w:pPr>
      <w:r w:rsidRPr="00EA6F69">
        <w:rPr>
          <w:b/>
          <w:bCs/>
        </w:rPr>
        <w:t>Role</w:t>
      </w:r>
      <w:r w:rsidRPr="00EA6F69">
        <w:br/>
        <w:t xml:space="preserve">Per-axis </w:t>
      </w:r>
      <w:r w:rsidRPr="00EA6F69">
        <w:rPr>
          <w:b/>
          <w:bCs/>
        </w:rPr>
        <w:t>configuration and limits report</w:t>
      </w:r>
      <w:r w:rsidRPr="00EA6F69">
        <w:t xml:space="preserve"> provided by the drive/host. SEAL </w:t>
      </w:r>
      <w:r w:rsidRPr="00EA6F69">
        <w:rPr>
          <w:b/>
          <w:bCs/>
        </w:rPr>
        <w:t>reads</w:t>
      </w:r>
      <w:r w:rsidRPr="00EA6F69">
        <w:t xml:space="preserve"> this to understand capabilities, safety thresholds, communication settings, and sampling periods.</w:t>
      </w:r>
    </w:p>
    <w:p w14:paraId="3393A17F" w14:textId="77777777" w:rsidR="00D863A8" w:rsidRPr="00EA6F69" w:rsidRDefault="00D863A8" w:rsidP="00216E0A">
      <w:pPr>
        <w:bidi w:val="0"/>
      </w:pPr>
      <w:r w:rsidRPr="00EA6F69">
        <w:rPr>
          <w:b/>
          <w:bCs/>
        </w:rPr>
        <w:t>Definition &amp; sizing</w:t>
      </w:r>
    </w:p>
    <w:p w14:paraId="41A765DF" w14:textId="77777777" w:rsidR="00D863A8" w:rsidRPr="00EA6F69" w:rsidRDefault="00D863A8" w:rsidP="00216E0A">
      <w:pPr>
        <w:numPr>
          <w:ilvl w:val="0"/>
          <w:numId w:val="40"/>
        </w:numPr>
        <w:bidi w:val="0"/>
      </w:pPr>
      <w:r w:rsidRPr="00EA6F69">
        <w:t xml:space="preserve">Struct layout and array length are </w:t>
      </w:r>
      <w:r w:rsidRPr="00EA6F69">
        <w:rPr>
          <w:b/>
          <w:bCs/>
        </w:rPr>
        <w:t xml:space="preserve">defined by </w:t>
      </w:r>
      <w:proofErr w:type="spellStart"/>
      <w:r w:rsidRPr="00EA6F69">
        <w:rPr>
          <w:b/>
          <w:bCs/>
        </w:rPr>
        <w:t>SolFlow</w:t>
      </w:r>
      <w:proofErr w:type="spellEnd"/>
      <w:r w:rsidRPr="00EA6F69">
        <w:t xml:space="preserve"> for the drive identity.</w:t>
      </w:r>
    </w:p>
    <w:p w14:paraId="4DFBE298" w14:textId="77777777" w:rsidR="00D863A8" w:rsidRPr="00EA6F69" w:rsidRDefault="00D863A8" w:rsidP="00216E0A">
      <w:pPr>
        <w:numPr>
          <w:ilvl w:val="0"/>
          <w:numId w:val="40"/>
        </w:numPr>
        <w:bidi w:val="0"/>
      </w:pPr>
      <w:r w:rsidRPr="00EA6F69">
        <w:t xml:space="preserve">Multi-axis systems use an </w:t>
      </w:r>
      <w:r w:rsidRPr="00EA6F69">
        <w:rPr>
          <w:b/>
          <w:bCs/>
        </w:rPr>
        <w:t>array of structs</w:t>
      </w:r>
      <w:r w:rsidRPr="00EA6F69">
        <w:t xml:space="preserve"> (one element per axis).</w:t>
      </w:r>
    </w:p>
    <w:p w14:paraId="5330BF1A" w14:textId="77777777" w:rsidR="00D863A8" w:rsidRPr="00EA6F69" w:rsidRDefault="00D863A8" w:rsidP="00216E0A">
      <w:pPr>
        <w:numPr>
          <w:ilvl w:val="0"/>
          <w:numId w:val="40"/>
        </w:numPr>
        <w:bidi w:val="0"/>
      </w:pPr>
      <w:r w:rsidRPr="00EA6F69">
        <w:t xml:space="preserve">Users </w:t>
      </w:r>
      <w:r w:rsidRPr="00EA6F69">
        <w:rPr>
          <w:b/>
          <w:bCs/>
        </w:rPr>
        <w:t>must not</w:t>
      </w:r>
      <w:r w:rsidRPr="00EA6F69">
        <w:t xml:space="preserve"> alter layout, names, dimensions, or storage class.</w:t>
      </w:r>
    </w:p>
    <w:p w14:paraId="10203924" w14:textId="77777777" w:rsidR="00D863A8" w:rsidRPr="00EA6F69" w:rsidRDefault="00D863A8" w:rsidP="00216E0A">
      <w:pPr>
        <w:bidi w:val="0"/>
      </w:pPr>
      <w:r w:rsidRPr="00EA6F69">
        <w:rPr>
          <w:b/>
          <w:bCs/>
        </w:rPr>
        <w:t>Refresh rule</w:t>
      </w:r>
    </w:p>
    <w:p w14:paraId="3F3CD4BF" w14:textId="77777777" w:rsidR="00D863A8" w:rsidRPr="00EA6F69" w:rsidRDefault="00D863A8" w:rsidP="00216E0A">
      <w:pPr>
        <w:numPr>
          <w:ilvl w:val="0"/>
          <w:numId w:val="41"/>
        </w:numPr>
        <w:bidi w:val="0"/>
      </w:pPr>
      <w:r w:rsidRPr="00EA6F69">
        <w:t xml:space="preserve">The host scheduler </w:t>
      </w:r>
      <w:r w:rsidRPr="00EA6F69">
        <w:rPr>
          <w:b/>
          <w:bCs/>
        </w:rPr>
        <w:t xml:space="preserve">refreshes </w:t>
      </w:r>
      <w:proofErr w:type="spellStart"/>
      <w:r w:rsidRPr="00EA6F69">
        <w:rPr>
          <w:b/>
          <w:bCs/>
        </w:rPr>
        <w:t>G_SetupReportBuf</w:t>
      </w:r>
      <w:proofErr w:type="spellEnd"/>
      <w:r w:rsidRPr="00EA6F69">
        <w:rPr>
          <w:b/>
          <w:bCs/>
        </w:rPr>
        <w:t xml:space="preserve"> before each subsystem call</w:t>
      </w:r>
      <w:r w:rsidRPr="00EA6F69">
        <w:t>.</w:t>
      </w:r>
    </w:p>
    <w:p w14:paraId="1BBA85D8" w14:textId="77777777" w:rsidR="00D863A8" w:rsidRPr="00EA6F69" w:rsidRDefault="00D863A8" w:rsidP="00216E0A">
      <w:pPr>
        <w:numPr>
          <w:ilvl w:val="0"/>
          <w:numId w:val="41"/>
        </w:numPr>
        <w:bidi w:val="0"/>
      </w:pPr>
      <w:r w:rsidRPr="00EA6F69">
        <w:t xml:space="preserve">During </w:t>
      </w:r>
      <w:r w:rsidRPr="00EA6F69">
        <w:rPr>
          <w:b/>
          <w:bCs/>
        </w:rPr>
        <w:t>Exception</w:t>
      </w:r>
      <w:r w:rsidRPr="00EA6F69">
        <w:t xml:space="preserve">, this buffer </w:t>
      </w:r>
      <w:r w:rsidRPr="00EA6F69">
        <w:rPr>
          <w:b/>
          <w:bCs/>
        </w:rPr>
        <w:t>continues to update</w:t>
      </w:r>
      <w:r w:rsidRPr="00EA6F69">
        <w:t xml:space="preserve"> (commands remain ignored until recovery via Setup).</w:t>
      </w:r>
    </w:p>
    <w:p w14:paraId="5DAD7CDE" w14:textId="77777777" w:rsidR="00D863A8" w:rsidRPr="00EA6F69" w:rsidRDefault="00D863A8" w:rsidP="00216E0A">
      <w:pPr>
        <w:numPr>
          <w:ilvl w:val="0"/>
          <w:numId w:val="40"/>
        </w:numPr>
        <w:bidi w:val="0"/>
        <w:rPr>
          <w:b/>
          <w:bCs/>
        </w:rPr>
      </w:pPr>
      <w:r w:rsidRPr="00EA6F69">
        <w:rPr>
          <w:b/>
          <w:bCs/>
        </w:rPr>
        <w:t xml:space="preserve">Fields (as defined by </w:t>
      </w:r>
      <w:proofErr w:type="spellStart"/>
      <w:r w:rsidRPr="00EA6F69">
        <w:rPr>
          <w:b/>
          <w:bCs/>
        </w:rPr>
        <w:t>SolFlow</w:t>
      </w:r>
      <w:proofErr w:type="spellEnd"/>
      <w:r w:rsidRPr="00EA6F69">
        <w:rPr>
          <w:b/>
          <w:bCs/>
        </w:rPr>
        <w:t>)</w:t>
      </w:r>
    </w:p>
    <w:p w14:paraId="639C42D6"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MaximumPositionReference</w:t>
      </w:r>
      <w:proofErr w:type="spellEnd"/>
      <w:r w:rsidRPr="00EA6F69">
        <w:rPr>
          <w:sz w:val="16"/>
          <w:szCs w:val="16"/>
        </w:rPr>
        <w:t xml:space="preserve"> :</w:t>
      </w:r>
      <w:proofErr w:type="gramEnd"/>
      <w:r w:rsidRPr="00EA6F69">
        <w:rPr>
          <w:sz w:val="16"/>
          <w:szCs w:val="16"/>
        </w:rPr>
        <w:t xml:space="preserve"> double — Maximum allowed position reference.</w:t>
      </w:r>
    </w:p>
    <w:p w14:paraId="7CBD050C"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MinimumPositionReference</w:t>
      </w:r>
      <w:proofErr w:type="spellEnd"/>
      <w:r w:rsidRPr="00EA6F69">
        <w:rPr>
          <w:sz w:val="16"/>
          <w:szCs w:val="16"/>
        </w:rPr>
        <w:t xml:space="preserve"> :</w:t>
      </w:r>
      <w:proofErr w:type="gramEnd"/>
      <w:r w:rsidRPr="00EA6F69">
        <w:rPr>
          <w:sz w:val="16"/>
          <w:szCs w:val="16"/>
        </w:rPr>
        <w:t xml:space="preserve"> double — Minimum allowed position reference.</w:t>
      </w:r>
    </w:p>
    <w:p w14:paraId="7A77A07B"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HighPositionException</w:t>
      </w:r>
      <w:proofErr w:type="spellEnd"/>
      <w:r w:rsidRPr="00EA6F69">
        <w:rPr>
          <w:sz w:val="16"/>
          <w:szCs w:val="16"/>
        </w:rPr>
        <w:t xml:space="preserve"> :</w:t>
      </w:r>
      <w:proofErr w:type="gramEnd"/>
      <w:r w:rsidRPr="00EA6F69">
        <w:rPr>
          <w:sz w:val="16"/>
          <w:szCs w:val="16"/>
        </w:rPr>
        <w:t xml:space="preserve"> double — Position threshold that triggers an exception (high).</w:t>
      </w:r>
    </w:p>
    <w:p w14:paraId="5A548A17"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LowPositionException</w:t>
      </w:r>
      <w:proofErr w:type="spellEnd"/>
      <w:r w:rsidRPr="00EA6F69">
        <w:rPr>
          <w:sz w:val="16"/>
          <w:szCs w:val="16"/>
        </w:rPr>
        <w:t xml:space="preserve"> :</w:t>
      </w:r>
      <w:proofErr w:type="gramEnd"/>
      <w:r w:rsidRPr="00EA6F69">
        <w:rPr>
          <w:sz w:val="16"/>
          <w:szCs w:val="16"/>
        </w:rPr>
        <w:t xml:space="preserve"> double — Position threshold that triggers an exception (low).</w:t>
      </w:r>
    </w:p>
    <w:p w14:paraId="7842747C"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lastRenderedPageBreak/>
        <w:t>AbsoluteSpeedLimit</w:t>
      </w:r>
      <w:proofErr w:type="spellEnd"/>
      <w:r w:rsidRPr="00EA6F69">
        <w:rPr>
          <w:sz w:val="16"/>
          <w:szCs w:val="16"/>
        </w:rPr>
        <w:t xml:space="preserve"> :</w:t>
      </w:r>
      <w:proofErr w:type="gramEnd"/>
      <w:r w:rsidRPr="00EA6F69">
        <w:rPr>
          <w:sz w:val="16"/>
          <w:szCs w:val="16"/>
        </w:rPr>
        <w:t xml:space="preserve"> single — Absolute speed limit.</w:t>
      </w:r>
    </w:p>
    <w:p w14:paraId="287BBAF9" w14:textId="77777777" w:rsidR="00D863A8" w:rsidRPr="00EA6F69" w:rsidRDefault="00D863A8" w:rsidP="00216E0A">
      <w:pPr>
        <w:numPr>
          <w:ilvl w:val="0"/>
          <w:numId w:val="42"/>
        </w:numPr>
        <w:bidi w:val="0"/>
        <w:rPr>
          <w:sz w:val="16"/>
          <w:szCs w:val="16"/>
        </w:rPr>
      </w:pPr>
      <w:r w:rsidRPr="00EA6F69">
        <w:rPr>
          <w:sz w:val="16"/>
          <w:szCs w:val="16"/>
        </w:rPr>
        <w:t>PositionModulo</w:t>
      </w:r>
      <w:proofErr w:type="gramStart"/>
      <w:r w:rsidRPr="00EA6F69">
        <w:rPr>
          <w:sz w:val="16"/>
          <w:szCs w:val="16"/>
        </w:rPr>
        <w:t>1 :</w:t>
      </w:r>
      <w:proofErr w:type="gramEnd"/>
      <w:r w:rsidRPr="00EA6F69">
        <w:rPr>
          <w:sz w:val="16"/>
          <w:szCs w:val="16"/>
        </w:rPr>
        <w:t xml:space="preserve"> double — Modulo count for position sensor #1.</w:t>
      </w:r>
    </w:p>
    <w:p w14:paraId="2DC0BB19" w14:textId="77777777" w:rsidR="00D863A8" w:rsidRPr="00EA6F69" w:rsidRDefault="00D863A8" w:rsidP="00216E0A">
      <w:pPr>
        <w:numPr>
          <w:ilvl w:val="0"/>
          <w:numId w:val="42"/>
        </w:numPr>
        <w:bidi w:val="0"/>
        <w:rPr>
          <w:sz w:val="16"/>
          <w:szCs w:val="16"/>
        </w:rPr>
      </w:pPr>
      <w:r w:rsidRPr="00EA6F69">
        <w:rPr>
          <w:sz w:val="16"/>
          <w:szCs w:val="16"/>
        </w:rPr>
        <w:t>PositionModulo</w:t>
      </w:r>
      <w:proofErr w:type="gramStart"/>
      <w:r w:rsidRPr="00EA6F69">
        <w:rPr>
          <w:sz w:val="16"/>
          <w:szCs w:val="16"/>
        </w:rPr>
        <w:t>2 :</w:t>
      </w:r>
      <w:proofErr w:type="gramEnd"/>
      <w:r w:rsidRPr="00EA6F69">
        <w:rPr>
          <w:sz w:val="16"/>
          <w:szCs w:val="16"/>
        </w:rPr>
        <w:t xml:space="preserve"> double — Modulo count for position sensor #2.</w:t>
      </w:r>
    </w:p>
    <w:p w14:paraId="55D68359"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OverSpeed</w:t>
      </w:r>
      <w:proofErr w:type="spellEnd"/>
      <w:r w:rsidRPr="00EA6F69">
        <w:rPr>
          <w:sz w:val="16"/>
          <w:szCs w:val="16"/>
        </w:rPr>
        <w:t xml:space="preserve"> :</w:t>
      </w:r>
      <w:proofErr w:type="gramEnd"/>
      <w:r w:rsidRPr="00EA6F69">
        <w:rPr>
          <w:sz w:val="16"/>
          <w:szCs w:val="16"/>
        </w:rPr>
        <w:t xml:space="preserve"> single — Speed level that triggers an overspeed exception.</w:t>
      </w:r>
    </w:p>
    <w:p w14:paraId="2179E24C"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AbsoluteAccelerationLimit</w:t>
      </w:r>
      <w:proofErr w:type="spellEnd"/>
      <w:r w:rsidRPr="00EA6F69">
        <w:rPr>
          <w:sz w:val="16"/>
          <w:szCs w:val="16"/>
        </w:rPr>
        <w:t xml:space="preserve"> :</w:t>
      </w:r>
      <w:proofErr w:type="gramEnd"/>
      <w:r w:rsidRPr="00EA6F69">
        <w:rPr>
          <w:sz w:val="16"/>
          <w:szCs w:val="16"/>
        </w:rPr>
        <w:t xml:space="preserve"> single — Absolute acceleration limit.</w:t>
      </w:r>
    </w:p>
    <w:p w14:paraId="5BEB45D7"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ContinuousCurrentLimit</w:t>
      </w:r>
      <w:proofErr w:type="spellEnd"/>
      <w:r w:rsidRPr="00EA6F69">
        <w:rPr>
          <w:sz w:val="16"/>
          <w:szCs w:val="16"/>
        </w:rPr>
        <w:t xml:space="preserve"> :</w:t>
      </w:r>
      <w:proofErr w:type="gramEnd"/>
      <w:r w:rsidRPr="00EA6F69">
        <w:rPr>
          <w:sz w:val="16"/>
          <w:szCs w:val="16"/>
        </w:rPr>
        <w:t xml:space="preserve"> single — Continuous </w:t>
      </w:r>
      <w:proofErr w:type="gramStart"/>
      <w:r w:rsidRPr="00EA6F69">
        <w:rPr>
          <w:sz w:val="16"/>
          <w:szCs w:val="16"/>
        </w:rPr>
        <w:t>current limit</w:t>
      </w:r>
      <w:proofErr w:type="gramEnd"/>
      <w:r w:rsidRPr="00EA6F69">
        <w:rPr>
          <w:sz w:val="16"/>
          <w:szCs w:val="16"/>
        </w:rPr>
        <w:t>.</w:t>
      </w:r>
    </w:p>
    <w:p w14:paraId="6BE326D7"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PeakCurrentLimit</w:t>
      </w:r>
      <w:proofErr w:type="spellEnd"/>
      <w:r w:rsidRPr="00EA6F69">
        <w:rPr>
          <w:sz w:val="16"/>
          <w:szCs w:val="16"/>
        </w:rPr>
        <w:t xml:space="preserve"> :</w:t>
      </w:r>
      <w:proofErr w:type="gramEnd"/>
      <w:r w:rsidRPr="00EA6F69">
        <w:rPr>
          <w:sz w:val="16"/>
          <w:szCs w:val="16"/>
        </w:rPr>
        <w:t xml:space="preserve"> single — Peak current limit.</w:t>
      </w:r>
    </w:p>
    <w:p w14:paraId="0455E8DD"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PeakCurrentDuration</w:t>
      </w:r>
      <w:proofErr w:type="spellEnd"/>
      <w:r w:rsidRPr="00EA6F69">
        <w:rPr>
          <w:sz w:val="16"/>
          <w:szCs w:val="16"/>
        </w:rPr>
        <w:t xml:space="preserve"> :</w:t>
      </w:r>
      <w:proofErr w:type="gramEnd"/>
      <w:r w:rsidRPr="00EA6F69">
        <w:rPr>
          <w:sz w:val="16"/>
          <w:szCs w:val="16"/>
        </w:rPr>
        <w:t xml:space="preserve"> single — Allowed duration at peak current.</w:t>
      </w:r>
    </w:p>
    <w:p w14:paraId="6ED32958"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OverCurrent</w:t>
      </w:r>
      <w:proofErr w:type="spellEnd"/>
      <w:r w:rsidRPr="00EA6F69">
        <w:rPr>
          <w:sz w:val="16"/>
          <w:szCs w:val="16"/>
        </w:rPr>
        <w:t xml:space="preserve"> :</w:t>
      </w:r>
      <w:proofErr w:type="gramEnd"/>
      <w:r w:rsidRPr="00EA6F69">
        <w:rPr>
          <w:sz w:val="16"/>
          <w:szCs w:val="16"/>
        </w:rPr>
        <w:t xml:space="preserve"> single — Current level that triggers an over-current exception.</w:t>
      </w:r>
    </w:p>
    <w:p w14:paraId="35E6049D"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UARTBaudRate</w:t>
      </w:r>
      <w:proofErr w:type="spellEnd"/>
      <w:r w:rsidRPr="00EA6F69">
        <w:rPr>
          <w:sz w:val="16"/>
          <w:szCs w:val="16"/>
        </w:rPr>
        <w:t xml:space="preserve"> :</w:t>
      </w:r>
      <w:proofErr w:type="gramEnd"/>
      <w:r w:rsidRPr="00EA6F69">
        <w:rPr>
          <w:sz w:val="16"/>
          <w:szCs w:val="16"/>
        </w:rPr>
        <w:t xml:space="preserve"> uint32 — UART baud rate.</w:t>
      </w:r>
    </w:p>
    <w:p w14:paraId="544BC763" w14:textId="77777777" w:rsidR="00D863A8" w:rsidRPr="00EA6F69" w:rsidRDefault="00D863A8" w:rsidP="00216E0A">
      <w:pPr>
        <w:numPr>
          <w:ilvl w:val="0"/>
          <w:numId w:val="42"/>
        </w:numPr>
        <w:bidi w:val="0"/>
        <w:rPr>
          <w:sz w:val="16"/>
          <w:szCs w:val="16"/>
        </w:rPr>
      </w:pPr>
      <w:proofErr w:type="spellStart"/>
      <w:proofErr w:type="gramStart"/>
      <w:r w:rsidRPr="00EA6F69">
        <w:rPr>
          <w:sz w:val="16"/>
          <w:szCs w:val="16"/>
        </w:rPr>
        <w:t>CANBaudRate</w:t>
      </w:r>
      <w:proofErr w:type="spellEnd"/>
      <w:r w:rsidRPr="00EA6F69">
        <w:rPr>
          <w:sz w:val="16"/>
          <w:szCs w:val="16"/>
        </w:rPr>
        <w:t xml:space="preserve"> :</w:t>
      </w:r>
      <w:proofErr w:type="gramEnd"/>
      <w:r w:rsidRPr="00EA6F69">
        <w:rPr>
          <w:sz w:val="16"/>
          <w:szCs w:val="16"/>
        </w:rPr>
        <w:t xml:space="preserve"> uint32 — CAN baud rate.</w:t>
      </w:r>
    </w:p>
    <w:p w14:paraId="7A2CFE53" w14:textId="77777777" w:rsidR="00D863A8" w:rsidRPr="00EA6F69" w:rsidRDefault="00D863A8" w:rsidP="00216E0A">
      <w:pPr>
        <w:numPr>
          <w:ilvl w:val="0"/>
          <w:numId w:val="42"/>
        </w:numPr>
        <w:bidi w:val="0"/>
        <w:rPr>
          <w:sz w:val="16"/>
          <w:szCs w:val="16"/>
        </w:rPr>
      </w:pPr>
      <w:r w:rsidRPr="00EA6F69">
        <w:rPr>
          <w:sz w:val="16"/>
          <w:szCs w:val="16"/>
        </w:rPr>
        <w:t>IsPosSensorModulo</w:t>
      </w:r>
      <w:proofErr w:type="gramStart"/>
      <w:r w:rsidRPr="00EA6F69">
        <w:rPr>
          <w:sz w:val="16"/>
          <w:szCs w:val="16"/>
        </w:rPr>
        <w:t>1 :</w:t>
      </w:r>
      <w:proofErr w:type="gramEnd"/>
      <w:r w:rsidRPr="00EA6F69">
        <w:rPr>
          <w:sz w:val="16"/>
          <w:szCs w:val="16"/>
        </w:rPr>
        <w:t xml:space="preserve"> uint16 — 1 if position sensor #1 is modulo (wraps).</w:t>
      </w:r>
    </w:p>
    <w:p w14:paraId="2B259C6E" w14:textId="77777777" w:rsidR="00D863A8" w:rsidRPr="00EA6F69" w:rsidRDefault="00D863A8" w:rsidP="00216E0A">
      <w:pPr>
        <w:numPr>
          <w:ilvl w:val="0"/>
          <w:numId w:val="42"/>
        </w:numPr>
        <w:bidi w:val="0"/>
        <w:rPr>
          <w:sz w:val="16"/>
          <w:szCs w:val="16"/>
        </w:rPr>
      </w:pPr>
      <w:r w:rsidRPr="00EA6F69">
        <w:rPr>
          <w:sz w:val="16"/>
          <w:szCs w:val="16"/>
        </w:rPr>
        <w:t>IsPosSensorModulo</w:t>
      </w:r>
      <w:proofErr w:type="gramStart"/>
      <w:r w:rsidRPr="00EA6F69">
        <w:rPr>
          <w:sz w:val="16"/>
          <w:szCs w:val="16"/>
        </w:rPr>
        <w:t>2 :</w:t>
      </w:r>
      <w:proofErr w:type="gramEnd"/>
      <w:r w:rsidRPr="00EA6F69">
        <w:rPr>
          <w:sz w:val="16"/>
          <w:szCs w:val="16"/>
        </w:rPr>
        <w:t xml:space="preserve"> uint16 — 1 if position sensor #2 is modulo (wraps).</w:t>
      </w:r>
    </w:p>
    <w:p w14:paraId="5CEEFF8D" w14:textId="77777777" w:rsidR="00D863A8" w:rsidRPr="00EA6F69" w:rsidRDefault="00D863A8" w:rsidP="00216E0A">
      <w:pPr>
        <w:numPr>
          <w:ilvl w:val="0"/>
          <w:numId w:val="42"/>
        </w:numPr>
        <w:bidi w:val="0"/>
        <w:rPr>
          <w:sz w:val="16"/>
          <w:szCs w:val="16"/>
        </w:rPr>
      </w:pPr>
      <w:r w:rsidRPr="00EA6F69">
        <w:rPr>
          <w:sz w:val="16"/>
          <w:szCs w:val="16"/>
        </w:rPr>
        <w:t>CANId11</w:t>
      </w:r>
      <w:proofErr w:type="gramStart"/>
      <w:r w:rsidRPr="00EA6F69">
        <w:rPr>
          <w:sz w:val="16"/>
          <w:szCs w:val="16"/>
        </w:rPr>
        <w:t>bit :</w:t>
      </w:r>
      <w:proofErr w:type="gramEnd"/>
      <w:r w:rsidRPr="00EA6F69">
        <w:rPr>
          <w:sz w:val="16"/>
          <w:szCs w:val="16"/>
        </w:rPr>
        <w:t xml:space="preserve"> uint16 — 11-bit CAN identifier.</w:t>
      </w:r>
    </w:p>
    <w:p w14:paraId="57CEAB06" w14:textId="77777777" w:rsidR="00D863A8" w:rsidRPr="00EA6F69" w:rsidRDefault="00D863A8" w:rsidP="00216E0A">
      <w:pPr>
        <w:numPr>
          <w:ilvl w:val="0"/>
          <w:numId w:val="42"/>
        </w:numPr>
        <w:bidi w:val="0"/>
        <w:rPr>
          <w:sz w:val="16"/>
          <w:szCs w:val="16"/>
        </w:rPr>
      </w:pPr>
      <w:proofErr w:type="gramStart"/>
      <w:r w:rsidRPr="00EA6F69">
        <w:rPr>
          <w:sz w:val="16"/>
          <w:szCs w:val="16"/>
        </w:rPr>
        <w:t>Ts :</w:t>
      </w:r>
      <w:proofErr w:type="gramEnd"/>
      <w:r w:rsidRPr="00EA6F69">
        <w:rPr>
          <w:sz w:val="16"/>
          <w:szCs w:val="16"/>
        </w:rPr>
        <w:t xml:space="preserve"> single — Profiler sampling time.</w:t>
      </w:r>
    </w:p>
    <w:p w14:paraId="2E83E71D" w14:textId="77777777" w:rsidR="00D863A8" w:rsidRPr="00EA6F69" w:rsidRDefault="00D863A8" w:rsidP="00216E0A">
      <w:pPr>
        <w:bidi w:val="0"/>
      </w:pPr>
      <w:r w:rsidRPr="00EA6F69">
        <w:rPr>
          <w:b/>
          <w:bCs/>
        </w:rPr>
        <w:t>Notes &amp; usage</w:t>
      </w:r>
    </w:p>
    <w:p w14:paraId="15460686" w14:textId="77777777" w:rsidR="00D863A8" w:rsidRPr="00EA6F69" w:rsidRDefault="00D863A8" w:rsidP="00216E0A">
      <w:pPr>
        <w:numPr>
          <w:ilvl w:val="0"/>
          <w:numId w:val="43"/>
        </w:numPr>
        <w:bidi w:val="0"/>
      </w:pPr>
      <w:r w:rsidRPr="00EA6F69">
        <w:t xml:space="preserve">Units, encodings, and any enumerations are </w:t>
      </w:r>
      <w:r w:rsidRPr="00EA6F69">
        <w:rPr>
          <w:b/>
          <w:bCs/>
        </w:rPr>
        <w:t xml:space="preserve">per the </w:t>
      </w:r>
      <w:proofErr w:type="spellStart"/>
      <w:r w:rsidRPr="00EA6F69">
        <w:rPr>
          <w:b/>
          <w:bCs/>
        </w:rPr>
        <w:t>SolFlow</w:t>
      </w:r>
      <w:proofErr w:type="spellEnd"/>
      <w:r w:rsidRPr="00EA6F69">
        <w:rPr>
          <w:b/>
          <w:bCs/>
        </w:rPr>
        <w:t xml:space="preserve"> drive project</w:t>
      </w:r>
      <w:r w:rsidRPr="00EA6F69">
        <w:t>.</w:t>
      </w:r>
    </w:p>
    <w:p w14:paraId="3A7504FE" w14:textId="77777777" w:rsidR="00D863A8" w:rsidRPr="00EA6F69" w:rsidRDefault="00D863A8" w:rsidP="00216E0A">
      <w:pPr>
        <w:numPr>
          <w:ilvl w:val="0"/>
          <w:numId w:val="43"/>
        </w:numPr>
        <w:bidi w:val="0"/>
      </w:pPr>
      <w:r w:rsidRPr="00EA6F69">
        <w:t xml:space="preserve">Exception thresholds (e.g., </w:t>
      </w:r>
      <w:proofErr w:type="spellStart"/>
      <w:r w:rsidRPr="00EA6F69">
        <w:t>OverSpeed</w:t>
      </w:r>
      <w:proofErr w:type="spellEnd"/>
      <w:r w:rsidRPr="00EA6F69">
        <w:t xml:space="preserve">, </w:t>
      </w:r>
      <w:proofErr w:type="spellStart"/>
      <w:r w:rsidRPr="00EA6F69">
        <w:t>OverCurrent</w:t>
      </w:r>
      <w:proofErr w:type="spellEnd"/>
      <w:r w:rsidRPr="00EA6F69">
        <w:t xml:space="preserve">, high/low position) are used by the host/drive to raise </w:t>
      </w:r>
      <w:r w:rsidRPr="00EA6F69">
        <w:rPr>
          <w:b/>
          <w:bCs/>
        </w:rPr>
        <w:t>automatic exceptions</w:t>
      </w:r>
      <w:r w:rsidRPr="00EA6F69">
        <w:t>.</w:t>
      </w:r>
    </w:p>
    <w:p w14:paraId="364D5499" w14:textId="77777777" w:rsidR="00D863A8" w:rsidRPr="00EA6F69" w:rsidRDefault="00D863A8" w:rsidP="00216E0A">
      <w:pPr>
        <w:numPr>
          <w:ilvl w:val="0"/>
          <w:numId w:val="43"/>
        </w:numPr>
        <w:bidi w:val="0"/>
      </w:pPr>
      <w:r w:rsidRPr="00EA6F69">
        <w:t>Modulo fields (</w:t>
      </w:r>
      <w:proofErr w:type="spellStart"/>
      <w:r w:rsidRPr="00EA6F69">
        <w:t>PositionModulo</w:t>
      </w:r>
      <w:proofErr w:type="spellEnd"/>
      <w:r w:rsidRPr="00EA6F69">
        <w:t xml:space="preserve">*, </w:t>
      </w:r>
      <w:proofErr w:type="spellStart"/>
      <w:r w:rsidRPr="00EA6F69">
        <w:t>IsPosSensorModulo</w:t>
      </w:r>
      <w:proofErr w:type="spellEnd"/>
      <w:r w:rsidRPr="00EA6F69">
        <w:t>*) describe sensor wrap behavior and counts for correct reference/feedback handling.</w:t>
      </w:r>
    </w:p>
    <w:p w14:paraId="4FB340A1" w14:textId="77777777" w:rsidR="00D863A8" w:rsidRPr="00EA6F69" w:rsidRDefault="00D863A8" w:rsidP="00216E0A">
      <w:pPr>
        <w:numPr>
          <w:ilvl w:val="0"/>
          <w:numId w:val="43"/>
        </w:numPr>
        <w:bidi w:val="0"/>
      </w:pPr>
      <w:r w:rsidRPr="00EA6F69">
        <w:t>Ts (profiler sampling time) can inform ISR tuning and timing diagnostics.</w:t>
      </w:r>
    </w:p>
    <w:p w14:paraId="6E1A5612" w14:textId="77777777" w:rsidR="00907B07" w:rsidRPr="00EA6F69" w:rsidRDefault="00907B07" w:rsidP="00216E0A">
      <w:pPr>
        <w:pStyle w:val="Heading3"/>
        <w:bidi w:val="0"/>
      </w:pPr>
      <w:bookmarkStart w:id="94" w:name="_Toc206913439"/>
      <w:bookmarkStart w:id="95" w:name="_Toc206915177"/>
      <w:bookmarkStart w:id="96" w:name="_Toc208134062"/>
      <w:r w:rsidRPr="00EA6F69">
        <w:t xml:space="preserve">Version Control — </w:t>
      </w:r>
      <w:proofErr w:type="spellStart"/>
      <w:r w:rsidRPr="00EA6F69">
        <w:t>G_SEALVerControl</w:t>
      </w:r>
      <w:bookmarkEnd w:id="94"/>
      <w:bookmarkEnd w:id="95"/>
      <w:bookmarkEnd w:id="96"/>
      <w:proofErr w:type="spellEnd"/>
    </w:p>
    <w:p w14:paraId="0364D373" w14:textId="77777777" w:rsidR="00907B07" w:rsidRPr="00EA6F69" w:rsidRDefault="00907B07" w:rsidP="00216E0A">
      <w:pPr>
        <w:bidi w:val="0"/>
      </w:pPr>
      <w:r w:rsidRPr="00EA6F69">
        <w:rPr>
          <w:b/>
          <w:bCs/>
        </w:rPr>
        <w:t>Role</w:t>
      </w:r>
      <w:r w:rsidRPr="00EA6F69">
        <w:br/>
        <w:t xml:space="preserve">System-wide </w:t>
      </w:r>
      <w:r w:rsidRPr="00EA6F69">
        <w:rPr>
          <w:b/>
          <w:bCs/>
        </w:rPr>
        <w:t>version/compatibility handshake</w:t>
      </w:r>
      <w:r w:rsidRPr="00EA6F69">
        <w:t xml:space="preserve"> between SEAL and the host/drive configuration. Used to verify that the generated model matches the </w:t>
      </w:r>
      <w:proofErr w:type="spellStart"/>
      <w:r w:rsidRPr="00EA6F69">
        <w:t>SolFlow</w:t>
      </w:r>
      <w:proofErr w:type="spellEnd"/>
      <w:r w:rsidRPr="00EA6F69">
        <w:t xml:space="preserve"> database for the target drive identity before motion is enabled.</w:t>
      </w:r>
    </w:p>
    <w:p w14:paraId="4E108D43" w14:textId="77777777" w:rsidR="00907B07" w:rsidRPr="00EA6F69" w:rsidRDefault="00907B07" w:rsidP="00216E0A">
      <w:pPr>
        <w:bidi w:val="0"/>
      </w:pPr>
      <w:r w:rsidRPr="00EA6F69">
        <w:rPr>
          <w:b/>
          <w:bCs/>
        </w:rPr>
        <w:t>Definition &amp; scope</w:t>
      </w:r>
    </w:p>
    <w:p w14:paraId="6C081CCD" w14:textId="77777777" w:rsidR="00907B07" w:rsidRPr="00EA6F69" w:rsidRDefault="00907B07" w:rsidP="00216E0A">
      <w:pPr>
        <w:numPr>
          <w:ilvl w:val="0"/>
          <w:numId w:val="44"/>
        </w:numPr>
        <w:bidi w:val="0"/>
      </w:pPr>
      <w:r w:rsidRPr="00EA6F69">
        <w:rPr>
          <w:b/>
          <w:bCs/>
        </w:rPr>
        <w:t xml:space="preserve">Defined by </w:t>
      </w:r>
      <w:proofErr w:type="spellStart"/>
      <w:r w:rsidRPr="00EA6F69">
        <w:rPr>
          <w:b/>
          <w:bCs/>
        </w:rPr>
        <w:t>SolFlow</w:t>
      </w:r>
      <w:proofErr w:type="spellEnd"/>
      <w:r w:rsidRPr="00EA6F69">
        <w:t>; users must not alter layout, names, or storage class.</w:t>
      </w:r>
    </w:p>
    <w:p w14:paraId="0E45E008" w14:textId="77777777" w:rsidR="00907B07" w:rsidRPr="00EA6F69" w:rsidRDefault="00907B07" w:rsidP="00216E0A">
      <w:pPr>
        <w:numPr>
          <w:ilvl w:val="0"/>
          <w:numId w:val="44"/>
        </w:numPr>
        <w:bidi w:val="0"/>
      </w:pPr>
      <w:r w:rsidRPr="00EA6F69">
        <w:rPr>
          <w:b/>
          <w:bCs/>
        </w:rPr>
        <w:t>Allocated and populated by the host</w:t>
      </w:r>
      <w:r w:rsidRPr="00EA6F69">
        <w:t xml:space="preserve"> (typically at initialization).</w:t>
      </w:r>
    </w:p>
    <w:p w14:paraId="29B05A9D" w14:textId="77777777" w:rsidR="00907B07" w:rsidRPr="00EA6F69" w:rsidRDefault="00907B07" w:rsidP="00216E0A">
      <w:pPr>
        <w:numPr>
          <w:ilvl w:val="0"/>
          <w:numId w:val="44"/>
        </w:numPr>
        <w:bidi w:val="0"/>
      </w:pPr>
      <w:r w:rsidRPr="00EA6F69">
        <w:t xml:space="preserve">Treated as </w:t>
      </w:r>
      <w:r w:rsidRPr="00EA6F69">
        <w:rPr>
          <w:b/>
          <w:bCs/>
        </w:rPr>
        <w:t>read-only</w:t>
      </w:r>
      <w:r w:rsidRPr="00EA6F69">
        <w:t xml:space="preserve"> by SEAL.</w:t>
      </w:r>
    </w:p>
    <w:p w14:paraId="6D910C5A" w14:textId="77777777" w:rsidR="00907B07" w:rsidRPr="00EA6F69" w:rsidRDefault="00907B07" w:rsidP="00216E0A">
      <w:pPr>
        <w:numPr>
          <w:ilvl w:val="0"/>
          <w:numId w:val="44"/>
        </w:numPr>
        <w:bidi w:val="0"/>
      </w:pPr>
      <w:r w:rsidRPr="00EA6F69">
        <w:t xml:space="preserve">Unless otherwise specified by </w:t>
      </w:r>
      <w:proofErr w:type="spellStart"/>
      <w:r w:rsidRPr="00EA6F69">
        <w:t>SolFlow</w:t>
      </w:r>
      <w:proofErr w:type="spellEnd"/>
      <w:r w:rsidRPr="00EA6F69">
        <w:t xml:space="preserve">, this is a </w:t>
      </w:r>
      <w:r w:rsidRPr="00EA6F69">
        <w:rPr>
          <w:b/>
          <w:bCs/>
        </w:rPr>
        <w:t xml:space="preserve">single (global) </w:t>
      </w:r>
      <w:proofErr w:type="gramStart"/>
      <w:r w:rsidRPr="00EA6F69">
        <w:rPr>
          <w:b/>
          <w:bCs/>
        </w:rPr>
        <w:t>struct</w:t>
      </w:r>
      <w:proofErr w:type="gramEnd"/>
      <w:r w:rsidRPr="00EA6F69">
        <w:t>, not per-axis.</w:t>
      </w:r>
    </w:p>
    <w:p w14:paraId="7093D84C" w14:textId="77777777" w:rsidR="00907B07" w:rsidRPr="00EA6F69" w:rsidRDefault="00907B07" w:rsidP="00216E0A">
      <w:pPr>
        <w:bidi w:val="0"/>
      </w:pPr>
      <w:r w:rsidRPr="00EA6F69">
        <w:rPr>
          <w:b/>
          <w:bCs/>
        </w:rPr>
        <w:t>Update/refresh</w:t>
      </w:r>
    </w:p>
    <w:p w14:paraId="72DDC255" w14:textId="77777777" w:rsidR="00907B07" w:rsidRPr="00EA6F69" w:rsidRDefault="00907B07" w:rsidP="00216E0A">
      <w:pPr>
        <w:numPr>
          <w:ilvl w:val="0"/>
          <w:numId w:val="45"/>
        </w:numPr>
        <w:bidi w:val="0"/>
      </w:pPr>
      <w:r w:rsidRPr="00EA6F69">
        <w:lastRenderedPageBreak/>
        <w:t xml:space="preserve">Populated at startup; generally </w:t>
      </w:r>
      <w:r w:rsidRPr="00EA6F69">
        <w:rPr>
          <w:b/>
          <w:bCs/>
        </w:rPr>
        <w:t>static</w:t>
      </w:r>
      <w:r w:rsidRPr="00EA6F69">
        <w:t xml:space="preserve"> during runtime.</w:t>
      </w:r>
    </w:p>
    <w:p w14:paraId="40753848" w14:textId="77777777" w:rsidR="00907B07" w:rsidRPr="00EA6F69" w:rsidRDefault="00907B07" w:rsidP="00216E0A">
      <w:pPr>
        <w:numPr>
          <w:ilvl w:val="0"/>
          <w:numId w:val="45"/>
        </w:numPr>
        <w:bidi w:val="0"/>
      </w:pPr>
      <w:r w:rsidRPr="00EA6F69">
        <w:t xml:space="preserve">Read by </w:t>
      </w:r>
      <w:r w:rsidRPr="00EA6F69">
        <w:rPr>
          <w:b/>
          <w:bCs/>
        </w:rPr>
        <w:t>Setup</w:t>
      </w:r>
      <w:r w:rsidRPr="00EA6F69">
        <w:t xml:space="preserve"> to validate compatibility prior to enabling the system; also available to diagnostic/telemetry paths.</w:t>
      </w:r>
    </w:p>
    <w:p w14:paraId="6BFCF04E" w14:textId="77777777" w:rsidR="00907B07" w:rsidRPr="00EA6F69" w:rsidRDefault="00907B07" w:rsidP="00216E0A">
      <w:pPr>
        <w:numPr>
          <w:ilvl w:val="0"/>
          <w:numId w:val="44"/>
        </w:numPr>
        <w:bidi w:val="0"/>
        <w:rPr>
          <w:b/>
          <w:bCs/>
        </w:rPr>
      </w:pPr>
      <w:r w:rsidRPr="00EA6F69">
        <w:rPr>
          <w:b/>
          <w:bCs/>
        </w:rPr>
        <w:t xml:space="preserve">Fields (as defined by </w:t>
      </w:r>
      <w:proofErr w:type="spellStart"/>
      <w:r w:rsidRPr="00EA6F69">
        <w:rPr>
          <w:b/>
          <w:bCs/>
        </w:rPr>
        <w:t>SolFlow</w:t>
      </w:r>
      <w:proofErr w:type="spellEnd"/>
      <w:r w:rsidRPr="00EA6F69">
        <w:rPr>
          <w:b/>
          <w:bCs/>
        </w:rPr>
        <w:t>)</w:t>
      </w:r>
    </w:p>
    <w:p w14:paraId="619BCB7B" w14:textId="77777777" w:rsidR="00907B07" w:rsidRPr="00EA6F69" w:rsidRDefault="00907B07" w:rsidP="00216E0A">
      <w:pPr>
        <w:numPr>
          <w:ilvl w:val="0"/>
          <w:numId w:val="46"/>
        </w:numPr>
        <w:bidi w:val="0"/>
        <w:rPr>
          <w:sz w:val="16"/>
          <w:szCs w:val="16"/>
        </w:rPr>
      </w:pPr>
      <w:proofErr w:type="gramStart"/>
      <w:r w:rsidRPr="00EA6F69">
        <w:rPr>
          <w:sz w:val="16"/>
          <w:szCs w:val="16"/>
        </w:rPr>
        <w:t>Version :</w:t>
      </w:r>
      <w:proofErr w:type="gramEnd"/>
      <w:r w:rsidRPr="00EA6F69">
        <w:rPr>
          <w:sz w:val="16"/>
          <w:szCs w:val="16"/>
        </w:rPr>
        <w:t xml:space="preserve"> uint16 — </w:t>
      </w:r>
      <w:r w:rsidRPr="00EA6F69">
        <w:rPr>
          <w:b/>
          <w:bCs/>
          <w:sz w:val="16"/>
          <w:szCs w:val="16"/>
        </w:rPr>
        <w:t>SEAL database version</w:t>
      </w:r>
      <w:r w:rsidRPr="00EA6F69">
        <w:rPr>
          <w:sz w:val="16"/>
          <w:szCs w:val="16"/>
        </w:rPr>
        <w:t xml:space="preserve"> (major).</w:t>
      </w:r>
    </w:p>
    <w:p w14:paraId="30DA244C" w14:textId="77777777" w:rsidR="00907B07" w:rsidRPr="00EA6F69" w:rsidRDefault="00907B07" w:rsidP="00216E0A">
      <w:pPr>
        <w:numPr>
          <w:ilvl w:val="0"/>
          <w:numId w:val="46"/>
        </w:numPr>
        <w:bidi w:val="0"/>
        <w:rPr>
          <w:sz w:val="16"/>
          <w:szCs w:val="16"/>
        </w:rPr>
      </w:pPr>
      <w:proofErr w:type="spellStart"/>
      <w:proofErr w:type="gramStart"/>
      <w:r w:rsidRPr="00EA6F69">
        <w:rPr>
          <w:sz w:val="16"/>
          <w:szCs w:val="16"/>
        </w:rPr>
        <w:t>SubVersion</w:t>
      </w:r>
      <w:proofErr w:type="spellEnd"/>
      <w:r w:rsidRPr="00EA6F69">
        <w:rPr>
          <w:sz w:val="16"/>
          <w:szCs w:val="16"/>
        </w:rPr>
        <w:t xml:space="preserve"> :</w:t>
      </w:r>
      <w:proofErr w:type="gramEnd"/>
      <w:r w:rsidRPr="00EA6F69">
        <w:rPr>
          <w:sz w:val="16"/>
          <w:szCs w:val="16"/>
        </w:rPr>
        <w:t xml:space="preserve"> uint16 — </w:t>
      </w:r>
      <w:r w:rsidRPr="00EA6F69">
        <w:rPr>
          <w:b/>
          <w:bCs/>
          <w:sz w:val="16"/>
          <w:szCs w:val="16"/>
        </w:rPr>
        <w:t>SEAL database sub-version</w:t>
      </w:r>
      <w:r w:rsidRPr="00EA6F69">
        <w:rPr>
          <w:sz w:val="16"/>
          <w:szCs w:val="16"/>
        </w:rPr>
        <w:t xml:space="preserve"> (minor/patch).</w:t>
      </w:r>
    </w:p>
    <w:p w14:paraId="3BAF3FB1" w14:textId="77777777" w:rsidR="00907B07" w:rsidRPr="00EA6F69" w:rsidRDefault="00907B07" w:rsidP="00216E0A">
      <w:pPr>
        <w:numPr>
          <w:ilvl w:val="0"/>
          <w:numId w:val="46"/>
        </w:numPr>
        <w:bidi w:val="0"/>
        <w:rPr>
          <w:sz w:val="16"/>
          <w:szCs w:val="16"/>
        </w:rPr>
      </w:pPr>
      <w:proofErr w:type="spellStart"/>
      <w:proofErr w:type="gramStart"/>
      <w:r w:rsidRPr="00EA6F69">
        <w:rPr>
          <w:sz w:val="16"/>
          <w:szCs w:val="16"/>
        </w:rPr>
        <w:t>UserData</w:t>
      </w:r>
      <w:proofErr w:type="spellEnd"/>
      <w:r w:rsidRPr="00EA6F69">
        <w:rPr>
          <w:sz w:val="16"/>
          <w:szCs w:val="16"/>
        </w:rPr>
        <w:t xml:space="preserve"> :</w:t>
      </w:r>
      <w:proofErr w:type="gramEnd"/>
      <w:r w:rsidRPr="00EA6F69">
        <w:rPr>
          <w:sz w:val="16"/>
          <w:szCs w:val="16"/>
        </w:rPr>
        <w:t xml:space="preserve"> uint32 — </w:t>
      </w:r>
      <w:r w:rsidRPr="00EA6F69">
        <w:rPr>
          <w:b/>
          <w:bCs/>
          <w:sz w:val="16"/>
          <w:szCs w:val="16"/>
        </w:rPr>
        <w:t>Support data</w:t>
      </w:r>
      <w:r w:rsidRPr="00EA6F69">
        <w:rPr>
          <w:sz w:val="16"/>
          <w:szCs w:val="16"/>
        </w:rPr>
        <w:t xml:space="preserve"> associated with the database (semantics defined by </w:t>
      </w:r>
      <w:proofErr w:type="spellStart"/>
      <w:r w:rsidRPr="00EA6F69">
        <w:rPr>
          <w:sz w:val="16"/>
          <w:szCs w:val="16"/>
        </w:rPr>
        <w:t>SolFlow</w:t>
      </w:r>
      <w:proofErr w:type="spellEnd"/>
      <w:r w:rsidRPr="00EA6F69">
        <w:rPr>
          <w:sz w:val="16"/>
          <w:szCs w:val="16"/>
        </w:rPr>
        <w:t>; may encode build ID, feature flags, or integrity checks).</w:t>
      </w:r>
    </w:p>
    <w:p w14:paraId="4D2B3919" w14:textId="77777777" w:rsidR="00907B07" w:rsidRPr="00EA6F69" w:rsidRDefault="00907B07" w:rsidP="00216E0A">
      <w:pPr>
        <w:bidi w:val="0"/>
      </w:pPr>
      <w:r w:rsidRPr="00EA6F69">
        <w:rPr>
          <w:b/>
          <w:bCs/>
        </w:rPr>
        <w:t>Usage &amp; policy notes</w:t>
      </w:r>
    </w:p>
    <w:p w14:paraId="0E3A5F15" w14:textId="77777777" w:rsidR="00907B07" w:rsidRPr="00EA6F69" w:rsidRDefault="00907B07" w:rsidP="00216E0A">
      <w:pPr>
        <w:numPr>
          <w:ilvl w:val="0"/>
          <w:numId w:val="47"/>
        </w:numPr>
        <w:bidi w:val="0"/>
      </w:pPr>
      <w:r w:rsidRPr="00EA6F69">
        <w:t xml:space="preserve">SEAL </w:t>
      </w:r>
      <w:r w:rsidRPr="00EA6F69">
        <w:rPr>
          <w:b/>
          <w:bCs/>
        </w:rPr>
        <w:t>Setup</w:t>
      </w:r>
      <w:r w:rsidRPr="00EA6F69">
        <w:t xml:space="preserve"> (and/or the host loader) checks Version/</w:t>
      </w:r>
      <w:proofErr w:type="spellStart"/>
      <w:r w:rsidRPr="00EA6F69">
        <w:t>SubVersion</w:t>
      </w:r>
      <w:proofErr w:type="spellEnd"/>
      <w:r w:rsidRPr="00EA6F69">
        <w:t xml:space="preserve"> against the model’s expected values.</w:t>
      </w:r>
    </w:p>
    <w:p w14:paraId="705E6ACA" w14:textId="77777777" w:rsidR="00907B07" w:rsidRPr="00EA6F69" w:rsidRDefault="00907B07" w:rsidP="00216E0A">
      <w:pPr>
        <w:numPr>
          <w:ilvl w:val="0"/>
          <w:numId w:val="47"/>
        </w:numPr>
        <w:bidi w:val="0"/>
      </w:pPr>
      <w:r w:rsidRPr="00EA6F69">
        <w:t xml:space="preserve">On </w:t>
      </w:r>
      <w:r w:rsidRPr="00EA6F69">
        <w:rPr>
          <w:b/>
          <w:bCs/>
        </w:rPr>
        <w:t>mismatch</w:t>
      </w:r>
      <w:r w:rsidRPr="00EA6F69">
        <w:t>, the system must not transition to active control; per policy, the host may issue a warning and refuse to load/arm motion.</w:t>
      </w:r>
    </w:p>
    <w:p w14:paraId="7133B021" w14:textId="77777777" w:rsidR="00907B07" w:rsidRPr="00EA6F69" w:rsidRDefault="00907B07" w:rsidP="00216E0A">
      <w:pPr>
        <w:numPr>
          <w:ilvl w:val="0"/>
          <w:numId w:val="47"/>
        </w:numPr>
        <w:bidi w:val="0"/>
      </w:pPr>
      <w:proofErr w:type="spellStart"/>
      <w:r w:rsidRPr="00EA6F69">
        <w:t>UserData</w:t>
      </w:r>
      <w:proofErr w:type="spellEnd"/>
      <w:r w:rsidRPr="00EA6F69">
        <w:t xml:space="preserve"> provides </w:t>
      </w:r>
      <w:proofErr w:type="spellStart"/>
      <w:r w:rsidRPr="00EA6F69">
        <w:t>SolFlow</w:t>
      </w:r>
      <w:proofErr w:type="spellEnd"/>
      <w:r w:rsidRPr="00EA6F69">
        <w:t>-defined auxiliary signaling (e.g., capability flags or CRC), enabling stricter ABI checks when required.</w:t>
      </w:r>
    </w:p>
    <w:p w14:paraId="66F8DFCA" w14:textId="77777777" w:rsidR="00907B07" w:rsidRPr="00EA6F69" w:rsidRDefault="00000000" w:rsidP="00216E0A">
      <w:pPr>
        <w:bidi w:val="0"/>
      </w:pPr>
      <w:r>
        <w:pict w14:anchorId="08B04A2D">
          <v:rect id="_x0000_i1034" style="width:0;height:1.5pt" o:hrstd="t" o:hr="t" fillcolor="#a0a0a0" stroked="f"/>
        </w:pict>
      </w:r>
    </w:p>
    <w:p w14:paraId="74AE47AF" w14:textId="77777777" w:rsidR="00907B07" w:rsidRPr="00EA6F69" w:rsidRDefault="00907B07" w:rsidP="00216E0A">
      <w:pPr>
        <w:bidi w:val="0"/>
      </w:pPr>
      <w:r w:rsidRPr="00EA6F69">
        <w:t xml:space="preserve">If you’re ready, we can proceed to the next document section (e.g., “Building an Entry Point Function — examples”) or circle back to add any missing glossary entries (we already added </w:t>
      </w:r>
      <w:r w:rsidRPr="00EA6F69">
        <w:rPr>
          <w:b/>
          <w:bCs/>
        </w:rPr>
        <w:t>data store</w:t>
      </w:r>
      <w:r w:rsidRPr="00EA6F69">
        <w:t xml:space="preserve"> and </w:t>
      </w:r>
      <w:r w:rsidRPr="00EA6F69">
        <w:rPr>
          <w:b/>
          <w:bCs/>
        </w:rPr>
        <w:t>entry call function</w:t>
      </w:r>
      <w:r w:rsidRPr="00EA6F69">
        <w:t>).</w:t>
      </w:r>
    </w:p>
    <w:p w14:paraId="16EA39F9" w14:textId="77777777" w:rsidR="00024138" w:rsidRPr="00EA6F69" w:rsidRDefault="00024138" w:rsidP="00216E0A">
      <w:pPr>
        <w:bidi w:val="0"/>
      </w:pPr>
    </w:p>
    <w:p w14:paraId="582902F1" w14:textId="0712D5A7" w:rsidR="00D863A8" w:rsidRPr="00EA6F69" w:rsidRDefault="00D863A8" w:rsidP="00216E0A">
      <w:pPr>
        <w:pStyle w:val="Heading2"/>
        <w:bidi w:val="0"/>
      </w:pPr>
      <w:bookmarkStart w:id="97" w:name="_Toc206913440"/>
      <w:bookmarkStart w:id="98" w:name="_Toc206915178"/>
      <w:bookmarkStart w:id="99" w:name="_Toc208134063"/>
      <w:r w:rsidRPr="00EA6F69">
        <w:t>Communication interfaces</w:t>
      </w:r>
      <w:bookmarkEnd w:id="97"/>
      <w:bookmarkEnd w:id="98"/>
      <w:bookmarkEnd w:id="99"/>
    </w:p>
    <w:p w14:paraId="750724CF" w14:textId="529E0BB6" w:rsidR="00D863A8" w:rsidRPr="00EA6F69" w:rsidRDefault="003D189D" w:rsidP="00216E0A">
      <w:pPr>
        <w:pStyle w:val="Heading3"/>
        <w:bidi w:val="0"/>
      </w:pPr>
      <w:bookmarkStart w:id="100" w:name="_Toc206913441"/>
      <w:bookmarkStart w:id="101" w:name="_Toc206915179"/>
      <w:bookmarkStart w:id="102" w:name="_Toc208134064"/>
      <w:r w:rsidRPr="00EA6F69">
        <w:t>Overview</w:t>
      </w:r>
      <w:bookmarkEnd w:id="100"/>
      <w:bookmarkEnd w:id="101"/>
      <w:bookmarkEnd w:id="102"/>
    </w:p>
    <w:p w14:paraId="7A2197B0" w14:textId="77777777" w:rsidR="003D189D" w:rsidRPr="00EA6F69" w:rsidRDefault="003D189D" w:rsidP="00216E0A">
      <w:pPr>
        <w:bidi w:val="0"/>
      </w:pPr>
      <w:r w:rsidRPr="00EA6F69">
        <w:rPr>
          <w:b/>
          <w:bCs/>
        </w:rPr>
        <w:t>Scope &amp; topology.</w:t>
      </w:r>
      <w:r w:rsidRPr="00EA6F69">
        <w:t xml:space="preserve"> The </w:t>
      </w:r>
      <w:r w:rsidRPr="00EA6F69">
        <w:rPr>
          <w:b/>
          <w:bCs/>
        </w:rPr>
        <w:t>operational core (Core 1)</w:t>
      </w:r>
      <w:r w:rsidRPr="00EA6F69">
        <w:t xml:space="preserve"> of the axes manager owns the physical communication interfaces. The </w:t>
      </w:r>
      <w:r w:rsidRPr="00EA6F69">
        <w:rPr>
          <w:b/>
          <w:bCs/>
        </w:rPr>
        <w:t>number and arrangement of links are implementation-dependent</w:t>
      </w:r>
      <w:r w:rsidRPr="00EA6F69">
        <w:t xml:space="preserve"> (per drive identity), typically drawn from </w:t>
      </w:r>
      <w:r w:rsidRPr="00EA6F69">
        <w:rPr>
          <w:b/>
          <w:bCs/>
        </w:rPr>
        <w:t xml:space="preserve">UART, CAN, Ethernet, and </w:t>
      </w:r>
      <w:proofErr w:type="spellStart"/>
      <w:r w:rsidRPr="00EA6F69">
        <w:rPr>
          <w:b/>
          <w:bCs/>
        </w:rPr>
        <w:t>EtherCAT</w:t>
      </w:r>
      <w:proofErr w:type="spellEnd"/>
      <w:r w:rsidRPr="00EA6F69">
        <w:t>. Core 1 exposes these links to SEAL through an inter-core bridge.</w:t>
      </w:r>
    </w:p>
    <w:p w14:paraId="75C53E6F" w14:textId="3BD62410" w:rsidR="003D189D" w:rsidRPr="00EA6F69" w:rsidRDefault="003D189D" w:rsidP="00216E0A">
      <w:pPr>
        <w:bidi w:val="0"/>
      </w:pPr>
      <w:r w:rsidRPr="00EA6F69">
        <w:rPr>
          <w:b/>
          <w:bCs/>
        </w:rPr>
        <w:t>IPC role and payload handling.</w:t>
      </w:r>
      <w:r w:rsidRPr="00EA6F69">
        <w:t xml:space="preserve"> Core 1 and Core 2 communicate via </w:t>
      </w:r>
      <w:r w:rsidRPr="00EA6F69">
        <w:rPr>
          <w:b/>
          <w:bCs/>
        </w:rPr>
        <w:t>TI IPC</w:t>
      </w:r>
      <w:r w:rsidRPr="00EA6F69">
        <w:t xml:space="preserve">. Because the IPC mailbox is </w:t>
      </w:r>
      <w:r w:rsidRPr="00EA6F69">
        <w:rPr>
          <w:b/>
          <w:bCs/>
        </w:rPr>
        <w:t>too small for full payloads</w:t>
      </w:r>
      <w:r w:rsidRPr="00EA6F69">
        <w:t xml:space="preserve">, it is used only for </w:t>
      </w:r>
      <w:r w:rsidRPr="00EA6F69">
        <w:rPr>
          <w:b/>
          <w:bCs/>
        </w:rPr>
        <w:t>notifications and small data chunks</w:t>
      </w:r>
      <w:r w:rsidRPr="00EA6F69">
        <w:t xml:space="preserve">. The bulk data moves through </w:t>
      </w:r>
      <w:r w:rsidRPr="00EA6F69">
        <w:rPr>
          <w:b/>
          <w:bCs/>
        </w:rPr>
        <w:t>host-managed queues</w:t>
      </w:r>
      <w:r w:rsidRPr="00EA6F69">
        <w:t>:</w:t>
      </w:r>
    </w:p>
    <w:p w14:paraId="2AF92023" w14:textId="77777777" w:rsidR="003D189D" w:rsidRPr="00EA6F69" w:rsidRDefault="003D189D" w:rsidP="00216E0A">
      <w:pPr>
        <w:numPr>
          <w:ilvl w:val="0"/>
          <w:numId w:val="50"/>
        </w:numPr>
        <w:bidi w:val="0"/>
      </w:pPr>
      <w:r w:rsidRPr="00EA6F69">
        <w:rPr>
          <w:b/>
          <w:bCs/>
        </w:rPr>
        <w:t>RX path (into SEAL):</w:t>
      </w:r>
      <w:r w:rsidRPr="00EA6F69">
        <w:t xml:space="preserve"> Core 1 captures raw bytes/frames from the line → signals Core 2 via IPC → the </w:t>
      </w:r>
      <w:r w:rsidRPr="00EA6F69">
        <w:rPr>
          <w:b/>
          <w:bCs/>
        </w:rPr>
        <w:t>Core 2 host process</w:t>
      </w:r>
      <w:r w:rsidRPr="00EA6F69">
        <w:t xml:space="preserve"> collects the payload into </w:t>
      </w:r>
      <w:r w:rsidRPr="00EA6F69">
        <w:rPr>
          <w:b/>
          <w:bCs/>
        </w:rPr>
        <w:t>fixed-size, bounded queues</w:t>
      </w:r>
      <w:r w:rsidRPr="00EA6F69">
        <w:t xml:space="preserve"> (per channel) and exposes them to SEAL for reading.</w:t>
      </w:r>
    </w:p>
    <w:p w14:paraId="3252A347" w14:textId="77777777" w:rsidR="003D189D" w:rsidRPr="00EA6F69" w:rsidRDefault="003D189D" w:rsidP="00216E0A">
      <w:pPr>
        <w:numPr>
          <w:ilvl w:val="0"/>
          <w:numId w:val="50"/>
        </w:numPr>
        <w:bidi w:val="0"/>
      </w:pPr>
      <w:r w:rsidRPr="00EA6F69">
        <w:rPr>
          <w:b/>
          <w:bCs/>
        </w:rPr>
        <w:t>TX path (from SEAL):</w:t>
      </w:r>
      <w:r w:rsidRPr="00EA6F69">
        <w:t xml:space="preserve"> SEAL enqueues payloads into </w:t>
      </w:r>
      <w:r w:rsidRPr="00EA6F69">
        <w:rPr>
          <w:b/>
          <w:bCs/>
        </w:rPr>
        <w:t>Core 2 TX queues</w:t>
      </w:r>
      <w:r w:rsidRPr="00EA6F69">
        <w:t xml:space="preserve"> → notifies Core 1 via IPC → Core 1 immediately drains from IPC/queue into its </w:t>
      </w:r>
      <w:r w:rsidRPr="00EA6F69">
        <w:rPr>
          <w:b/>
          <w:bCs/>
        </w:rPr>
        <w:t>Core 1 transmit queues</w:t>
      </w:r>
      <w:r w:rsidRPr="00EA6F69">
        <w:t xml:space="preserve"> and pushes frames on the wire when the line is available.</w:t>
      </w:r>
    </w:p>
    <w:p w14:paraId="274E95FD" w14:textId="77777777" w:rsidR="003D189D" w:rsidRPr="00EA6F69" w:rsidRDefault="003D189D" w:rsidP="00216E0A">
      <w:pPr>
        <w:bidi w:val="0"/>
      </w:pPr>
      <w:r w:rsidRPr="00EA6F69">
        <w:rPr>
          <w:b/>
          <w:bCs/>
        </w:rPr>
        <w:t>Determinism &amp; safety policy.</w:t>
      </w:r>
    </w:p>
    <w:p w14:paraId="0CDCD16C" w14:textId="77777777" w:rsidR="003D189D" w:rsidRPr="00EA6F69" w:rsidRDefault="003D189D" w:rsidP="00216E0A">
      <w:pPr>
        <w:numPr>
          <w:ilvl w:val="0"/>
          <w:numId w:val="51"/>
        </w:numPr>
        <w:bidi w:val="0"/>
      </w:pPr>
      <w:r w:rsidRPr="00EA6F69">
        <w:rPr>
          <w:b/>
          <w:bCs/>
        </w:rPr>
        <w:lastRenderedPageBreak/>
        <w:t>No dynamic memory:</w:t>
      </w:r>
      <w:r w:rsidRPr="00EA6F69">
        <w:t xml:space="preserve"> All buffers/queues are </w:t>
      </w:r>
      <w:r w:rsidRPr="00EA6F69">
        <w:rPr>
          <w:b/>
          <w:bCs/>
        </w:rPr>
        <w:t>statically allocated</w:t>
      </w:r>
      <w:r w:rsidRPr="00EA6F69">
        <w:t>; sizes are defined by the drive identity (</w:t>
      </w:r>
      <w:proofErr w:type="spellStart"/>
      <w:r w:rsidRPr="00EA6F69">
        <w:t>SolFlow</w:t>
      </w:r>
      <w:proofErr w:type="spellEnd"/>
      <w:r w:rsidRPr="00EA6F69">
        <w:t>).</w:t>
      </w:r>
    </w:p>
    <w:p w14:paraId="0E5ACCCB" w14:textId="77777777" w:rsidR="003D189D" w:rsidRPr="00EA6F69" w:rsidRDefault="003D189D" w:rsidP="00216E0A">
      <w:pPr>
        <w:numPr>
          <w:ilvl w:val="0"/>
          <w:numId w:val="51"/>
        </w:numPr>
        <w:bidi w:val="0"/>
      </w:pPr>
      <w:r w:rsidRPr="00EA6F69">
        <w:rPr>
          <w:b/>
          <w:bCs/>
        </w:rPr>
        <w:t>Non-blocking semantics:</w:t>
      </w:r>
      <w:r w:rsidRPr="00EA6F69">
        <w:t xml:space="preserve"> Queue operations are </w:t>
      </w:r>
      <w:r w:rsidRPr="00EA6F69">
        <w:rPr>
          <w:b/>
          <w:bCs/>
        </w:rPr>
        <w:t>lockless and bounded</w:t>
      </w:r>
      <w:r w:rsidRPr="00EA6F69">
        <w:t xml:space="preserve">. On RX overflow or TX saturation, the enqueue/dequeue </w:t>
      </w:r>
      <w:r w:rsidRPr="00EA6F69">
        <w:rPr>
          <w:b/>
          <w:bCs/>
        </w:rPr>
        <w:t>fails without blocking</w:t>
      </w:r>
      <w:r w:rsidRPr="00EA6F69">
        <w:t xml:space="preserve"> and increments a per-channel </w:t>
      </w:r>
      <w:r w:rsidRPr="00EA6F69">
        <w:rPr>
          <w:b/>
          <w:bCs/>
        </w:rPr>
        <w:t>drop/overflow counter</w:t>
      </w:r>
      <w:r w:rsidRPr="00EA6F69">
        <w:t>.</w:t>
      </w:r>
    </w:p>
    <w:p w14:paraId="608ADF09" w14:textId="77777777" w:rsidR="003D189D" w:rsidRPr="00EA6F69" w:rsidRDefault="003D189D" w:rsidP="00216E0A">
      <w:pPr>
        <w:bidi w:val="0"/>
      </w:pPr>
      <w:r w:rsidRPr="00EA6F69">
        <w:rPr>
          <w:b/>
          <w:bCs/>
        </w:rPr>
        <w:t>How SEAL should use it.</w:t>
      </w:r>
    </w:p>
    <w:p w14:paraId="4A9B423F" w14:textId="77777777" w:rsidR="003D189D" w:rsidRPr="00EA6F69" w:rsidRDefault="003D189D" w:rsidP="00216E0A">
      <w:pPr>
        <w:numPr>
          <w:ilvl w:val="0"/>
          <w:numId w:val="52"/>
        </w:numPr>
        <w:bidi w:val="0"/>
      </w:pPr>
      <w:r w:rsidRPr="00EA6F69">
        <w:rPr>
          <w:b/>
          <w:bCs/>
        </w:rPr>
        <w:t>ISR routines</w:t>
      </w:r>
      <w:r w:rsidRPr="00EA6F69">
        <w:t xml:space="preserve"> must </w:t>
      </w:r>
      <w:r w:rsidRPr="00EA6F69">
        <w:rPr>
          <w:b/>
          <w:bCs/>
        </w:rPr>
        <w:t>not</w:t>
      </w:r>
      <w:r w:rsidRPr="00EA6F69">
        <w:t xml:space="preserve"> parse or copy large payloads. At most, they can set lightweight flags or read a small header.</w:t>
      </w:r>
    </w:p>
    <w:p w14:paraId="41494CE5" w14:textId="77777777" w:rsidR="003D189D" w:rsidRPr="00EA6F69" w:rsidRDefault="003D189D" w:rsidP="00216E0A">
      <w:pPr>
        <w:numPr>
          <w:ilvl w:val="0"/>
          <w:numId w:val="52"/>
        </w:numPr>
        <w:bidi w:val="0"/>
      </w:pPr>
      <w:proofErr w:type="spellStart"/>
      <w:r w:rsidRPr="00EA6F69">
        <w:rPr>
          <w:b/>
          <w:bCs/>
        </w:rPr>
        <w:t>IdleLoop</w:t>
      </w:r>
      <w:proofErr w:type="spellEnd"/>
      <w:r w:rsidRPr="00EA6F69">
        <w:rPr>
          <w:b/>
          <w:bCs/>
        </w:rPr>
        <w:t xml:space="preserve"> routines</w:t>
      </w:r>
      <w:r w:rsidRPr="00EA6F69">
        <w:t xml:space="preserve"> should perform the </w:t>
      </w:r>
      <w:r w:rsidRPr="00EA6F69">
        <w:rPr>
          <w:b/>
          <w:bCs/>
        </w:rPr>
        <w:t>bulk RX consumption, parsing, and TX preparation</w:t>
      </w:r>
      <w:r w:rsidRPr="00EA6F69">
        <w:t xml:space="preserve"> in short, sliced chunks to preserve ISR responsiveness.</w:t>
      </w:r>
    </w:p>
    <w:p w14:paraId="3417B726" w14:textId="21323CE0" w:rsidR="003D189D" w:rsidRPr="00EA6F69" w:rsidRDefault="003D189D" w:rsidP="00216E0A">
      <w:pPr>
        <w:numPr>
          <w:ilvl w:val="0"/>
          <w:numId w:val="52"/>
        </w:numPr>
        <w:bidi w:val="0"/>
      </w:pPr>
      <w:r w:rsidRPr="00EA6F69">
        <w:rPr>
          <w:b/>
          <w:bCs/>
        </w:rPr>
        <w:t>Exception/Abort:</w:t>
      </w:r>
      <w:r w:rsidRPr="00EA6F69">
        <w:t xml:space="preserve"> Communications remain available for diagnostics and telemetry; SEAL may still read RX queues and publish status. </w:t>
      </w:r>
    </w:p>
    <w:p w14:paraId="0CD9EB00" w14:textId="77777777" w:rsidR="003D189D" w:rsidRPr="00EA6F69" w:rsidRDefault="003D189D" w:rsidP="00216E0A">
      <w:pPr>
        <w:bidi w:val="0"/>
      </w:pPr>
      <w:r w:rsidRPr="00EA6F69">
        <w:rPr>
          <w:b/>
          <w:bCs/>
        </w:rPr>
        <w:t>Ownership &amp; configuration.</w:t>
      </w:r>
    </w:p>
    <w:p w14:paraId="1F190956" w14:textId="77777777" w:rsidR="003D189D" w:rsidRPr="00EA6F69" w:rsidRDefault="003D189D" w:rsidP="00216E0A">
      <w:pPr>
        <w:numPr>
          <w:ilvl w:val="0"/>
          <w:numId w:val="53"/>
        </w:numPr>
        <w:bidi w:val="0"/>
      </w:pPr>
      <w:r w:rsidRPr="00EA6F69">
        <w:t xml:space="preserve">Link enablement, bit rates, IDs, and </w:t>
      </w:r>
      <w:proofErr w:type="spellStart"/>
      <w:r w:rsidRPr="00EA6F69">
        <w:t>EtherCAT</w:t>
      </w:r>
      <w:proofErr w:type="spellEnd"/>
      <w:r w:rsidRPr="00EA6F69">
        <w:t xml:space="preserve">/Ethernet stack configuration are </w:t>
      </w:r>
      <w:r w:rsidRPr="00EA6F69">
        <w:rPr>
          <w:b/>
          <w:bCs/>
        </w:rPr>
        <w:t>owned by Core 1/</w:t>
      </w:r>
      <w:proofErr w:type="spellStart"/>
      <w:r w:rsidRPr="00EA6F69">
        <w:rPr>
          <w:b/>
          <w:bCs/>
        </w:rPr>
        <w:t>SolFlow</w:t>
      </w:r>
      <w:proofErr w:type="spellEnd"/>
      <w:r w:rsidRPr="00EA6F69">
        <w:t xml:space="preserve"> and exposed to SEAL </w:t>
      </w:r>
      <w:r w:rsidRPr="00EA6F69">
        <w:rPr>
          <w:b/>
          <w:bCs/>
        </w:rPr>
        <w:t>as-is</w:t>
      </w:r>
      <w:r w:rsidRPr="00EA6F69">
        <w:t xml:space="preserve">. SEAL </w:t>
      </w:r>
      <w:r w:rsidRPr="00EA6F69">
        <w:rPr>
          <w:b/>
          <w:bCs/>
        </w:rPr>
        <w:t>does not reconfigure</w:t>
      </w:r>
      <w:r w:rsidRPr="00EA6F69">
        <w:t xml:space="preserve"> physical links at runtime.</w:t>
      </w:r>
    </w:p>
    <w:p w14:paraId="1E87F3C6" w14:textId="77777777" w:rsidR="003D189D" w:rsidRPr="00EA6F69" w:rsidRDefault="003D189D" w:rsidP="00216E0A">
      <w:pPr>
        <w:numPr>
          <w:ilvl w:val="0"/>
          <w:numId w:val="53"/>
        </w:numPr>
        <w:bidi w:val="0"/>
      </w:pPr>
      <w:r w:rsidRPr="00EA6F69">
        <w:t xml:space="preserve">Channel enumeration, maximum frame sizes, and queue depths are </w:t>
      </w:r>
      <w:r w:rsidRPr="00EA6F69">
        <w:rPr>
          <w:b/>
          <w:bCs/>
        </w:rPr>
        <w:t xml:space="preserve">part of the </w:t>
      </w:r>
      <w:proofErr w:type="spellStart"/>
      <w:r w:rsidRPr="00EA6F69">
        <w:rPr>
          <w:b/>
          <w:bCs/>
        </w:rPr>
        <w:t>SolFlow</w:t>
      </w:r>
      <w:proofErr w:type="spellEnd"/>
      <w:r w:rsidRPr="00EA6F69">
        <w:rPr>
          <w:b/>
          <w:bCs/>
        </w:rPr>
        <w:t xml:space="preserve"> ABI</w:t>
      </w:r>
      <w:r w:rsidRPr="00EA6F69">
        <w:t xml:space="preserve"> for the given drive identity.</w:t>
      </w:r>
    </w:p>
    <w:p w14:paraId="609FAA00" w14:textId="77777777" w:rsidR="003D189D" w:rsidRPr="00EA6F69" w:rsidRDefault="003D189D" w:rsidP="00216E0A">
      <w:pPr>
        <w:bidi w:val="0"/>
      </w:pPr>
      <w:r w:rsidRPr="00EA6F69">
        <w:rPr>
          <w:b/>
          <w:bCs/>
        </w:rPr>
        <w:t>Latency model (</w:t>
      </w:r>
      <w:proofErr w:type="gramStart"/>
      <w:r w:rsidRPr="00EA6F69">
        <w:rPr>
          <w:b/>
          <w:bCs/>
        </w:rPr>
        <w:t>at a glance</w:t>
      </w:r>
      <w:proofErr w:type="gramEnd"/>
      <w:r w:rsidRPr="00EA6F69">
        <w:rPr>
          <w:b/>
          <w:bCs/>
        </w:rPr>
        <w:t>).</w:t>
      </w:r>
    </w:p>
    <w:p w14:paraId="6849AF3E" w14:textId="77777777" w:rsidR="003D189D" w:rsidRPr="00EA6F69" w:rsidRDefault="003D189D" w:rsidP="00216E0A">
      <w:pPr>
        <w:numPr>
          <w:ilvl w:val="0"/>
          <w:numId w:val="54"/>
        </w:numPr>
        <w:bidi w:val="0"/>
      </w:pPr>
      <w:r w:rsidRPr="00EA6F69">
        <w:rPr>
          <w:b/>
          <w:bCs/>
        </w:rPr>
        <w:t>Wire → Core 1</w:t>
      </w:r>
      <w:r w:rsidRPr="00EA6F69">
        <w:t xml:space="preserve"> (driver/DMA)</w:t>
      </w:r>
    </w:p>
    <w:p w14:paraId="6DD4D748" w14:textId="77777777" w:rsidR="003D189D" w:rsidRPr="00EA6F69" w:rsidRDefault="003D189D" w:rsidP="00216E0A">
      <w:pPr>
        <w:numPr>
          <w:ilvl w:val="0"/>
          <w:numId w:val="54"/>
        </w:numPr>
        <w:bidi w:val="0"/>
      </w:pPr>
      <w:r w:rsidRPr="00EA6F69">
        <w:rPr>
          <w:b/>
          <w:bCs/>
        </w:rPr>
        <w:t>Core 1 → Core 2</w:t>
      </w:r>
      <w:r w:rsidRPr="00EA6F69">
        <w:t xml:space="preserve"> (IPC notify; host pulls into RX queue)</w:t>
      </w:r>
    </w:p>
    <w:p w14:paraId="1953C55E" w14:textId="77777777" w:rsidR="003D189D" w:rsidRPr="00EA6F69" w:rsidRDefault="003D189D" w:rsidP="00216E0A">
      <w:pPr>
        <w:numPr>
          <w:ilvl w:val="0"/>
          <w:numId w:val="54"/>
        </w:numPr>
        <w:bidi w:val="0"/>
      </w:pPr>
      <w:r w:rsidRPr="00EA6F69">
        <w:rPr>
          <w:b/>
          <w:bCs/>
        </w:rPr>
        <w:t>SEAL</w:t>
      </w:r>
      <w:r w:rsidRPr="00EA6F69">
        <w:t xml:space="preserve"> consumes from RX queue during scheduled calls</w:t>
      </w:r>
    </w:p>
    <w:p w14:paraId="3DC76351" w14:textId="77777777" w:rsidR="003D189D" w:rsidRPr="00EA6F69" w:rsidRDefault="003D189D" w:rsidP="00216E0A">
      <w:pPr>
        <w:numPr>
          <w:ilvl w:val="0"/>
          <w:numId w:val="54"/>
        </w:numPr>
        <w:bidi w:val="0"/>
      </w:pPr>
      <w:r w:rsidRPr="00EA6F69">
        <w:rPr>
          <w:b/>
          <w:bCs/>
        </w:rPr>
        <w:t>SEAL TX</w:t>
      </w:r>
      <w:r w:rsidRPr="00EA6F69">
        <w:t xml:space="preserve"> enqueues → </w:t>
      </w:r>
      <w:r w:rsidRPr="00EA6F69">
        <w:rPr>
          <w:b/>
          <w:bCs/>
        </w:rPr>
        <w:t>Core 1</w:t>
      </w:r>
      <w:r w:rsidRPr="00EA6F69">
        <w:t xml:space="preserve"> drains → </w:t>
      </w:r>
      <w:r w:rsidRPr="00EA6F69">
        <w:rPr>
          <w:b/>
          <w:bCs/>
        </w:rPr>
        <w:t>Wire</w:t>
      </w:r>
    </w:p>
    <w:p w14:paraId="2539EECC" w14:textId="77777777" w:rsidR="003D189D" w:rsidRPr="00EA6F69" w:rsidRDefault="003D189D" w:rsidP="00216E0A">
      <w:pPr>
        <w:bidi w:val="0"/>
      </w:pPr>
      <w:r w:rsidRPr="00EA6F69">
        <w:t>This design keeps inter-core traffic deterministic, avoids heap usage, and lets SEAL interact with multiple communication lines without ever blocking the control schedule.</w:t>
      </w:r>
    </w:p>
    <w:p w14:paraId="2EAB6DA4" w14:textId="0AA7BBB6" w:rsidR="003D189D" w:rsidRPr="00EA6F69" w:rsidRDefault="008B223B" w:rsidP="00216E0A">
      <w:pPr>
        <w:pStyle w:val="Heading3"/>
        <w:bidi w:val="0"/>
      </w:pPr>
      <w:bookmarkStart w:id="103" w:name="_Toc206913442"/>
      <w:bookmarkStart w:id="104" w:name="_Toc206915180"/>
      <w:bookmarkStart w:id="105" w:name="_Toc208134065"/>
      <w:r w:rsidRPr="00EA6F69">
        <w:t>UART Usage</w:t>
      </w:r>
      <w:bookmarkEnd w:id="103"/>
      <w:bookmarkEnd w:id="104"/>
      <w:bookmarkEnd w:id="105"/>
    </w:p>
    <w:p w14:paraId="21CA3208" w14:textId="6F235FF1" w:rsidR="009200EF" w:rsidRPr="00686E47" w:rsidRDefault="009200EF" w:rsidP="00216E0A">
      <w:pPr>
        <w:numPr>
          <w:ilvl w:val="0"/>
          <w:numId w:val="58"/>
        </w:numPr>
        <w:bidi w:val="0"/>
        <w:rPr>
          <w:b/>
          <w:bCs/>
        </w:rPr>
      </w:pPr>
      <w:r w:rsidRPr="00686E47">
        <w:rPr>
          <w:b/>
          <w:bCs/>
        </w:rPr>
        <w:t>Policy &amp; ownership</w:t>
      </w:r>
      <w:r w:rsidR="00686E47" w:rsidRPr="00686E47">
        <w:rPr>
          <w:b/>
          <w:bCs/>
        </w:rPr>
        <w:br/>
      </w:r>
      <w:r w:rsidR="00686E47">
        <w:t xml:space="preserve">The SEAL may define the use of UART for its own purposes. The UART resource is shared with core #1 (GFT Servo). </w:t>
      </w:r>
      <w:proofErr w:type="gramStart"/>
      <w:r w:rsidR="00686E47">
        <w:t>Thus</w:t>
      </w:r>
      <w:proofErr w:type="gramEnd"/>
      <w:r w:rsidR="00686E47">
        <w:t xml:space="preserve"> if SEAL grabs the UART it will not be available later for GFT-Servo.  </w:t>
      </w:r>
      <w:r w:rsidR="00686E47">
        <w:br/>
        <w:t xml:space="preserve">The </w:t>
      </w:r>
      <w:proofErr w:type="spellStart"/>
      <w:r w:rsidR="00686E47">
        <w:t>defintion</w:t>
      </w:r>
      <w:proofErr w:type="spellEnd"/>
      <w:r w:rsidR="00686E47">
        <w:t xml:space="preserve"> is done through the </w:t>
      </w:r>
      <w:proofErr w:type="spellStart"/>
      <w:r w:rsidR="00686E47" w:rsidRPr="00686E47">
        <w:t>UserInfo</w:t>
      </w:r>
      <w:proofErr w:type="spellEnd"/>
      <w:r w:rsidR="00686E47">
        <w:t xml:space="preserve"> parameter, where you flag UART use and state the desired baud rate. The other parameters will be no-parity, one stop bit, and 8-bits byte. UART possession is automatic when SEAL starts.</w:t>
      </w:r>
    </w:p>
    <w:p w14:paraId="64EE280F" w14:textId="77777777" w:rsidR="009200EF" w:rsidRPr="00EA6F69" w:rsidRDefault="009200EF" w:rsidP="00216E0A">
      <w:pPr>
        <w:numPr>
          <w:ilvl w:val="0"/>
          <w:numId w:val="58"/>
        </w:numPr>
        <w:bidi w:val="0"/>
      </w:pPr>
      <w:r w:rsidRPr="00EA6F69">
        <w:rPr>
          <w:b/>
          <w:bCs/>
        </w:rPr>
        <w:t>Sole endpoint.</w:t>
      </w:r>
      <w:r w:rsidRPr="00EA6F69">
        <w:t xml:space="preserve"> When SEAL uses UART, </w:t>
      </w:r>
      <w:r w:rsidRPr="00EA6F69">
        <w:rPr>
          <w:b/>
          <w:bCs/>
        </w:rPr>
        <w:t>SEAL is the only node</w:t>
      </w:r>
      <w:r w:rsidRPr="00EA6F69">
        <w:t xml:space="preserve"> authorized to interpret UART traffic at the application level.</w:t>
      </w:r>
    </w:p>
    <w:p w14:paraId="1F83A869" w14:textId="77777777" w:rsidR="009200EF" w:rsidRPr="00EA6F69" w:rsidRDefault="009200EF" w:rsidP="00216E0A">
      <w:pPr>
        <w:numPr>
          <w:ilvl w:val="0"/>
          <w:numId w:val="58"/>
        </w:numPr>
        <w:bidi w:val="0"/>
      </w:pPr>
      <w:r w:rsidRPr="00EA6F69">
        <w:rPr>
          <w:b/>
          <w:bCs/>
        </w:rPr>
        <w:t>Disable Core-1 interpretation.</w:t>
      </w:r>
      <w:r w:rsidRPr="00EA6F69">
        <w:t xml:space="preserve"> SEAL must </w:t>
      </w:r>
      <w:r w:rsidRPr="00EA6F69">
        <w:rPr>
          <w:b/>
          <w:bCs/>
        </w:rPr>
        <w:t>inform the axes controller (Core 1)</w:t>
      </w:r>
      <w:r w:rsidRPr="00EA6F69">
        <w:t xml:space="preserve">—via a </w:t>
      </w:r>
      <w:r w:rsidRPr="00EA6F69">
        <w:rPr>
          <w:b/>
          <w:bCs/>
        </w:rPr>
        <w:t xml:space="preserve">project-specific flag/field in </w:t>
      </w:r>
      <w:proofErr w:type="spellStart"/>
      <w:r w:rsidRPr="00EA6F69">
        <w:rPr>
          <w:b/>
          <w:bCs/>
        </w:rPr>
        <w:t>G_DrvCommandBuf</w:t>
      </w:r>
      <w:proofErr w:type="spellEnd"/>
      <w:r w:rsidRPr="00EA6F69">
        <w:rPr>
          <w:b/>
          <w:bCs/>
        </w:rPr>
        <w:t xml:space="preserve"> defined by </w:t>
      </w:r>
      <w:proofErr w:type="spellStart"/>
      <w:r w:rsidRPr="00EA6F69">
        <w:rPr>
          <w:b/>
          <w:bCs/>
        </w:rPr>
        <w:lastRenderedPageBreak/>
        <w:t>SolFlow</w:t>
      </w:r>
      <w:proofErr w:type="spellEnd"/>
      <w:r w:rsidRPr="00EA6F69">
        <w:t xml:space="preserve">—that Core 1 must </w:t>
      </w:r>
      <w:r w:rsidRPr="00EA6F69">
        <w:rPr>
          <w:b/>
          <w:bCs/>
        </w:rPr>
        <w:t>not</w:t>
      </w:r>
      <w:r w:rsidRPr="00EA6F69">
        <w:t xml:space="preserve"> interpret UART payloads. (Exact bit/field is part of the drive identity ABI.)</w:t>
      </w:r>
    </w:p>
    <w:p w14:paraId="18E07945" w14:textId="77777777" w:rsidR="009200EF" w:rsidRPr="00EA6F69" w:rsidRDefault="009200EF" w:rsidP="00216E0A">
      <w:pPr>
        <w:numPr>
          <w:ilvl w:val="0"/>
          <w:numId w:val="58"/>
        </w:numPr>
        <w:bidi w:val="0"/>
      </w:pPr>
      <w:r w:rsidRPr="00EA6F69">
        <w:rPr>
          <w:b/>
          <w:bCs/>
        </w:rPr>
        <w:t>Where to set it.</w:t>
      </w:r>
      <w:r w:rsidRPr="00EA6F69">
        <w:t xml:space="preserve"> Set/clear this flag in </w:t>
      </w:r>
      <w:r w:rsidRPr="00EA6F69">
        <w:rPr>
          <w:b/>
          <w:bCs/>
        </w:rPr>
        <w:t>Setup</w:t>
      </w:r>
      <w:r w:rsidRPr="00EA6F69">
        <w:t xml:space="preserve"> (and keep it consistent thereafter). Wait for the appropriate </w:t>
      </w:r>
      <w:r w:rsidRPr="00EA6F69">
        <w:rPr>
          <w:b/>
          <w:bCs/>
        </w:rPr>
        <w:t>feedback/report confirmation</w:t>
      </w:r>
      <w:r w:rsidRPr="00EA6F69">
        <w:t xml:space="preserve"> before accepting UART commands from the line.</w:t>
      </w:r>
    </w:p>
    <w:p w14:paraId="76991D96" w14:textId="77777777" w:rsidR="009200EF" w:rsidRPr="00EA6F69" w:rsidRDefault="009200EF" w:rsidP="00216E0A">
      <w:pPr>
        <w:numPr>
          <w:ilvl w:val="0"/>
          <w:numId w:val="58"/>
        </w:numPr>
        <w:bidi w:val="0"/>
        <w:rPr>
          <w:b/>
          <w:bCs/>
        </w:rPr>
      </w:pPr>
      <w:r w:rsidRPr="00EA6F69">
        <w:rPr>
          <w:b/>
          <w:bCs/>
        </w:rPr>
        <w:t>Execution placement</w:t>
      </w:r>
    </w:p>
    <w:p w14:paraId="6B10F54E" w14:textId="77777777" w:rsidR="009200EF" w:rsidRPr="00EA6F69" w:rsidRDefault="009200EF" w:rsidP="00216E0A">
      <w:pPr>
        <w:numPr>
          <w:ilvl w:val="0"/>
          <w:numId w:val="59"/>
        </w:numPr>
        <w:bidi w:val="0"/>
      </w:pPr>
      <w:r w:rsidRPr="00EA6F69">
        <w:rPr>
          <w:b/>
          <w:bCs/>
        </w:rPr>
        <w:t xml:space="preserve">Parsing &amp; response building happen in the </w:t>
      </w:r>
      <w:proofErr w:type="spellStart"/>
      <w:r w:rsidRPr="00EA6F69">
        <w:rPr>
          <w:b/>
          <w:bCs/>
        </w:rPr>
        <w:t>IdleLoop</w:t>
      </w:r>
      <w:proofErr w:type="spellEnd"/>
      <w:r w:rsidRPr="00EA6F69">
        <w:rPr>
          <w:b/>
          <w:bCs/>
        </w:rPr>
        <w:t>.</w:t>
      </w:r>
      <w:r w:rsidRPr="00EA6F69">
        <w:br/>
        <w:t xml:space="preserve">ISR code must not parse long frames or copy large buffers; use ISR only for light </w:t>
      </w:r>
      <w:proofErr w:type="spellStart"/>
      <w:r w:rsidRPr="00EA6F69">
        <w:t>signalling</w:t>
      </w:r>
      <w:proofErr w:type="spellEnd"/>
      <w:r w:rsidRPr="00EA6F69">
        <w:t xml:space="preserve"> if ever needed. The </w:t>
      </w:r>
      <w:proofErr w:type="spellStart"/>
      <w:r w:rsidRPr="00EA6F69">
        <w:rPr>
          <w:b/>
          <w:bCs/>
        </w:rPr>
        <w:t>IdleLoop</w:t>
      </w:r>
      <w:proofErr w:type="spellEnd"/>
      <w:r w:rsidRPr="00EA6F69">
        <w:t xml:space="preserve"> consumes RX, interprets commands, and prepares TX responses in </w:t>
      </w:r>
      <w:r w:rsidRPr="00EA6F69">
        <w:rPr>
          <w:b/>
          <w:bCs/>
        </w:rPr>
        <w:t>short slices</w:t>
      </w:r>
      <w:r w:rsidRPr="00EA6F69">
        <w:t xml:space="preserve"> to maintain responsiveness.</w:t>
      </w:r>
    </w:p>
    <w:p w14:paraId="049FAE3F" w14:textId="77777777" w:rsidR="009200EF" w:rsidRPr="00EA6F69" w:rsidRDefault="009200EF" w:rsidP="00216E0A">
      <w:pPr>
        <w:numPr>
          <w:ilvl w:val="0"/>
          <w:numId w:val="58"/>
        </w:numPr>
        <w:bidi w:val="0"/>
        <w:rPr>
          <w:b/>
          <w:bCs/>
        </w:rPr>
      </w:pPr>
      <w:r w:rsidRPr="00EA6F69">
        <w:rPr>
          <w:b/>
          <w:bCs/>
        </w:rPr>
        <w:t>Data stores &amp; bus type</w:t>
      </w:r>
    </w:p>
    <w:p w14:paraId="7CEC5291" w14:textId="77777777" w:rsidR="009200EF" w:rsidRPr="00EA6F69" w:rsidRDefault="009200EF" w:rsidP="00216E0A">
      <w:pPr>
        <w:bidi w:val="0"/>
      </w:pPr>
      <w:r w:rsidRPr="00EA6F69">
        <w:t xml:space="preserve">SEAL and the host exchange UART payloads through two </w:t>
      </w:r>
      <w:r w:rsidRPr="00EA6F69">
        <w:rPr>
          <w:b/>
          <w:bCs/>
        </w:rPr>
        <w:t>data stores</w:t>
      </w:r>
      <w:r w:rsidRPr="00EA6F69">
        <w:t xml:space="preserve"> that use the same </w:t>
      </w:r>
      <w:r w:rsidRPr="00EA6F69">
        <w:rPr>
          <w:b/>
          <w:bCs/>
        </w:rPr>
        <w:t>bus type</w:t>
      </w:r>
      <w:r w:rsidRPr="00EA6F69">
        <w:t>:</w:t>
      </w:r>
    </w:p>
    <w:p w14:paraId="112880E9" w14:textId="77777777" w:rsidR="009200EF" w:rsidRPr="00EA6F69" w:rsidRDefault="009200EF" w:rsidP="00216E0A">
      <w:pPr>
        <w:numPr>
          <w:ilvl w:val="0"/>
          <w:numId w:val="60"/>
        </w:numPr>
        <w:bidi w:val="0"/>
      </w:pPr>
      <w:r w:rsidRPr="00EA6F69">
        <w:rPr>
          <w:b/>
          <w:bCs/>
        </w:rPr>
        <w:t>Receiver (host → SEAL):</w:t>
      </w:r>
      <w:r w:rsidRPr="00EA6F69">
        <w:t xml:space="preserve"> </w:t>
      </w:r>
      <w:proofErr w:type="spellStart"/>
      <w:r w:rsidRPr="00EA6F69">
        <w:t>G_UartCyclicBuf_in</w:t>
      </w:r>
      <w:proofErr w:type="spellEnd"/>
    </w:p>
    <w:p w14:paraId="59E6246A" w14:textId="77777777" w:rsidR="009200EF" w:rsidRPr="00EA6F69" w:rsidRDefault="009200EF" w:rsidP="00216E0A">
      <w:pPr>
        <w:numPr>
          <w:ilvl w:val="0"/>
          <w:numId w:val="60"/>
        </w:numPr>
        <w:bidi w:val="0"/>
      </w:pPr>
      <w:r w:rsidRPr="00EA6F69">
        <w:rPr>
          <w:b/>
          <w:bCs/>
        </w:rPr>
        <w:t>Transmitter (SEAL → host):</w:t>
      </w:r>
      <w:r w:rsidRPr="00EA6F69">
        <w:t xml:space="preserve"> </w:t>
      </w:r>
      <w:proofErr w:type="spellStart"/>
      <w:r w:rsidRPr="00EA6F69">
        <w:t>G_UartCyclicBuf_out</w:t>
      </w:r>
      <w:proofErr w:type="spellEnd"/>
    </w:p>
    <w:p w14:paraId="6D0FD211" w14:textId="77777777" w:rsidR="009200EF" w:rsidRPr="00EA6F69" w:rsidRDefault="009200EF" w:rsidP="00216E0A">
      <w:pPr>
        <w:numPr>
          <w:ilvl w:val="0"/>
          <w:numId w:val="60"/>
        </w:numPr>
        <w:bidi w:val="0"/>
      </w:pPr>
      <w:r w:rsidRPr="00EA6F69">
        <w:rPr>
          <w:b/>
          <w:bCs/>
        </w:rPr>
        <w:t>Bus type:</w:t>
      </w:r>
      <w:r w:rsidRPr="00EA6F69">
        <w:t xml:space="preserve"> Bus: </w:t>
      </w:r>
      <w:proofErr w:type="spellStart"/>
      <w:r w:rsidRPr="00EA6F69">
        <w:t>UartCyclicBuf_T</w:t>
      </w:r>
      <w:proofErr w:type="spellEnd"/>
      <w:r w:rsidRPr="00EA6F69">
        <w:t xml:space="preserve"> (</w:t>
      </w:r>
      <w:proofErr w:type="spellStart"/>
      <w:r w:rsidRPr="00EA6F69">
        <w:t>SolFlow</w:t>
      </w:r>
      <w:proofErr w:type="spellEnd"/>
      <w:r w:rsidRPr="00EA6F69">
        <w:t>-defined; do not alter)</w:t>
      </w:r>
    </w:p>
    <w:p w14:paraId="12FAD508" w14:textId="77777777" w:rsidR="009200EF" w:rsidRPr="00EA6F69" w:rsidRDefault="009200EF" w:rsidP="00216E0A">
      <w:pPr>
        <w:bidi w:val="0"/>
      </w:pPr>
      <w:proofErr w:type="spellStart"/>
      <w:r w:rsidRPr="00EA6F69">
        <w:rPr>
          <w:b/>
          <w:bCs/>
        </w:rPr>
        <w:t>UartCyclicBuf_T</w:t>
      </w:r>
      <w:proofErr w:type="spellEnd"/>
      <w:r w:rsidRPr="00EA6F69">
        <w:rPr>
          <w:b/>
          <w:bCs/>
        </w:rPr>
        <w:t xml:space="preserve"> fields (as provided):</w:t>
      </w:r>
    </w:p>
    <w:p w14:paraId="3BCB5B50" w14:textId="77777777" w:rsidR="009200EF" w:rsidRPr="00EA6F69" w:rsidRDefault="009200EF" w:rsidP="00216E0A">
      <w:pPr>
        <w:numPr>
          <w:ilvl w:val="0"/>
          <w:numId w:val="61"/>
        </w:numPr>
        <w:bidi w:val="0"/>
        <w:rPr>
          <w:sz w:val="16"/>
          <w:szCs w:val="16"/>
        </w:rPr>
      </w:pPr>
      <w:proofErr w:type="spellStart"/>
      <w:proofErr w:type="gramStart"/>
      <w:r w:rsidRPr="00EA6F69">
        <w:rPr>
          <w:sz w:val="16"/>
          <w:szCs w:val="16"/>
        </w:rPr>
        <w:t>PutCounter</w:t>
      </w:r>
      <w:proofErr w:type="spellEnd"/>
      <w:r w:rsidRPr="00EA6F69">
        <w:rPr>
          <w:sz w:val="16"/>
          <w:szCs w:val="16"/>
        </w:rPr>
        <w:t xml:space="preserve"> :</w:t>
      </w:r>
      <w:proofErr w:type="gramEnd"/>
      <w:r w:rsidRPr="00EA6F69">
        <w:rPr>
          <w:sz w:val="16"/>
          <w:szCs w:val="16"/>
        </w:rPr>
        <w:t xml:space="preserve"> uint16 — Index where the </w:t>
      </w:r>
      <w:r w:rsidRPr="00EA6F69">
        <w:rPr>
          <w:b/>
          <w:bCs/>
          <w:sz w:val="16"/>
          <w:szCs w:val="16"/>
        </w:rPr>
        <w:t>next character will be written</w:t>
      </w:r>
      <w:r w:rsidRPr="00EA6F69">
        <w:rPr>
          <w:sz w:val="16"/>
          <w:szCs w:val="16"/>
        </w:rPr>
        <w:t xml:space="preserve"> into </w:t>
      </w:r>
      <w:proofErr w:type="spellStart"/>
      <w:r w:rsidRPr="00EA6F69">
        <w:rPr>
          <w:sz w:val="16"/>
          <w:szCs w:val="16"/>
        </w:rPr>
        <w:t>UARTQueue</w:t>
      </w:r>
      <w:proofErr w:type="spellEnd"/>
      <w:r w:rsidRPr="00EA6F69">
        <w:rPr>
          <w:sz w:val="16"/>
          <w:szCs w:val="16"/>
        </w:rPr>
        <w:t>.</w:t>
      </w:r>
    </w:p>
    <w:p w14:paraId="037AE9E0" w14:textId="77777777" w:rsidR="009200EF" w:rsidRPr="00EA6F69" w:rsidRDefault="009200EF" w:rsidP="00216E0A">
      <w:pPr>
        <w:numPr>
          <w:ilvl w:val="0"/>
          <w:numId w:val="61"/>
        </w:numPr>
        <w:bidi w:val="0"/>
        <w:rPr>
          <w:sz w:val="16"/>
          <w:szCs w:val="16"/>
        </w:rPr>
      </w:pPr>
      <w:proofErr w:type="spellStart"/>
      <w:proofErr w:type="gramStart"/>
      <w:r w:rsidRPr="00EA6F69">
        <w:rPr>
          <w:sz w:val="16"/>
          <w:szCs w:val="16"/>
        </w:rPr>
        <w:t>FetchCounter</w:t>
      </w:r>
      <w:proofErr w:type="spellEnd"/>
      <w:r w:rsidRPr="00EA6F69">
        <w:rPr>
          <w:sz w:val="16"/>
          <w:szCs w:val="16"/>
        </w:rPr>
        <w:t xml:space="preserve"> :</w:t>
      </w:r>
      <w:proofErr w:type="gramEnd"/>
      <w:r w:rsidRPr="00EA6F69">
        <w:rPr>
          <w:sz w:val="16"/>
          <w:szCs w:val="16"/>
        </w:rPr>
        <w:t xml:space="preserve"> uint16 — Index of the </w:t>
      </w:r>
      <w:r w:rsidRPr="00EA6F69">
        <w:rPr>
          <w:b/>
          <w:bCs/>
          <w:sz w:val="16"/>
          <w:szCs w:val="16"/>
        </w:rPr>
        <w:t>next character to read</w:t>
      </w:r>
      <w:r w:rsidRPr="00EA6F69">
        <w:rPr>
          <w:sz w:val="16"/>
          <w:szCs w:val="16"/>
        </w:rPr>
        <w:t xml:space="preserve"> from </w:t>
      </w:r>
      <w:proofErr w:type="spellStart"/>
      <w:r w:rsidRPr="00EA6F69">
        <w:rPr>
          <w:sz w:val="16"/>
          <w:szCs w:val="16"/>
        </w:rPr>
        <w:t>UARTQueue</w:t>
      </w:r>
      <w:proofErr w:type="spellEnd"/>
      <w:r w:rsidRPr="00EA6F69">
        <w:rPr>
          <w:sz w:val="16"/>
          <w:szCs w:val="16"/>
        </w:rPr>
        <w:t>.</w:t>
      </w:r>
    </w:p>
    <w:p w14:paraId="1D6AF9BD" w14:textId="77777777" w:rsidR="009200EF" w:rsidRPr="00EA6F69" w:rsidRDefault="009200EF" w:rsidP="00216E0A">
      <w:pPr>
        <w:numPr>
          <w:ilvl w:val="0"/>
          <w:numId w:val="61"/>
        </w:numPr>
        <w:bidi w:val="0"/>
        <w:rPr>
          <w:sz w:val="16"/>
          <w:szCs w:val="16"/>
        </w:rPr>
      </w:pPr>
      <w:proofErr w:type="spellStart"/>
      <w:proofErr w:type="gramStart"/>
      <w:r w:rsidRPr="00EA6F69">
        <w:rPr>
          <w:sz w:val="16"/>
          <w:szCs w:val="16"/>
        </w:rPr>
        <w:t>UartError</w:t>
      </w:r>
      <w:proofErr w:type="spellEnd"/>
      <w:r w:rsidRPr="00EA6F69">
        <w:rPr>
          <w:sz w:val="16"/>
          <w:szCs w:val="16"/>
        </w:rPr>
        <w:t xml:space="preserve"> :</w:t>
      </w:r>
      <w:proofErr w:type="gramEnd"/>
      <w:r w:rsidRPr="00EA6F69">
        <w:rPr>
          <w:sz w:val="16"/>
          <w:szCs w:val="16"/>
        </w:rPr>
        <w:t xml:space="preserve"> uint16 — UART error/status code (overflow, framing, parity, etc.; encoding per </w:t>
      </w:r>
      <w:proofErr w:type="spellStart"/>
      <w:r w:rsidRPr="00EA6F69">
        <w:rPr>
          <w:sz w:val="16"/>
          <w:szCs w:val="16"/>
        </w:rPr>
        <w:t>SolFlow</w:t>
      </w:r>
      <w:proofErr w:type="spellEnd"/>
      <w:r w:rsidRPr="00EA6F69">
        <w:rPr>
          <w:sz w:val="16"/>
          <w:szCs w:val="16"/>
        </w:rPr>
        <w:t>).</w:t>
      </w:r>
    </w:p>
    <w:p w14:paraId="2BFB8674" w14:textId="77777777" w:rsidR="009200EF" w:rsidRPr="00EA6F69" w:rsidRDefault="009200EF" w:rsidP="00216E0A">
      <w:pPr>
        <w:numPr>
          <w:ilvl w:val="0"/>
          <w:numId w:val="61"/>
        </w:numPr>
        <w:bidi w:val="0"/>
        <w:rPr>
          <w:sz w:val="16"/>
          <w:szCs w:val="16"/>
        </w:rPr>
      </w:pPr>
      <w:proofErr w:type="spellStart"/>
      <w:proofErr w:type="gramStart"/>
      <w:r w:rsidRPr="00EA6F69">
        <w:rPr>
          <w:sz w:val="16"/>
          <w:szCs w:val="16"/>
        </w:rPr>
        <w:t>TxFetchCounter</w:t>
      </w:r>
      <w:proofErr w:type="spellEnd"/>
      <w:r w:rsidRPr="00EA6F69">
        <w:rPr>
          <w:sz w:val="16"/>
          <w:szCs w:val="16"/>
        </w:rPr>
        <w:t xml:space="preserve"> :</w:t>
      </w:r>
      <w:proofErr w:type="gramEnd"/>
      <w:r w:rsidRPr="00EA6F69">
        <w:rPr>
          <w:sz w:val="16"/>
          <w:szCs w:val="16"/>
        </w:rPr>
        <w:t xml:space="preserve"> uint16 — Index of the </w:t>
      </w:r>
      <w:r w:rsidRPr="00EA6F69">
        <w:rPr>
          <w:b/>
          <w:bCs/>
          <w:sz w:val="16"/>
          <w:szCs w:val="16"/>
        </w:rPr>
        <w:t>next TX character to read</w:t>
      </w:r>
      <w:r w:rsidRPr="00EA6F69">
        <w:rPr>
          <w:sz w:val="16"/>
          <w:szCs w:val="16"/>
        </w:rPr>
        <w:t xml:space="preserve"> (used by the TX consumer).</w:t>
      </w:r>
    </w:p>
    <w:p w14:paraId="6B61CBDB" w14:textId="77777777" w:rsidR="009200EF" w:rsidRPr="00EA6F69" w:rsidRDefault="009200EF" w:rsidP="00216E0A">
      <w:pPr>
        <w:numPr>
          <w:ilvl w:val="0"/>
          <w:numId w:val="61"/>
        </w:numPr>
        <w:bidi w:val="0"/>
        <w:rPr>
          <w:sz w:val="16"/>
          <w:szCs w:val="16"/>
        </w:rPr>
      </w:pPr>
      <w:proofErr w:type="spellStart"/>
      <w:proofErr w:type="gramStart"/>
      <w:r w:rsidRPr="00EA6F69">
        <w:rPr>
          <w:sz w:val="16"/>
          <w:szCs w:val="16"/>
        </w:rPr>
        <w:t>UARTQueue</w:t>
      </w:r>
      <w:proofErr w:type="spellEnd"/>
      <w:r w:rsidRPr="00EA6F69">
        <w:rPr>
          <w:sz w:val="16"/>
          <w:szCs w:val="16"/>
        </w:rPr>
        <w:t xml:space="preserve"> :</w:t>
      </w:r>
      <w:proofErr w:type="gramEnd"/>
      <w:r w:rsidRPr="00EA6F69">
        <w:rPr>
          <w:sz w:val="16"/>
          <w:szCs w:val="16"/>
        </w:rPr>
        <w:t xml:space="preserve"> uint16[1x256] — Software ring buffer holding UART characters (one character per element).</w:t>
      </w:r>
    </w:p>
    <w:p w14:paraId="21D687D9" w14:textId="44C9A45C" w:rsidR="009200EF" w:rsidRPr="00EA6F69" w:rsidRDefault="009200EF" w:rsidP="00216E0A">
      <w:pPr>
        <w:bidi w:val="0"/>
      </w:pPr>
      <w:r w:rsidRPr="00EA6F69">
        <w:rPr>
          <w:b/>
          <w:bCs/>
        </w:rPr>
        <w:t>Multi-axis note:</w:t>
      </w:r>
      <w:r w:rsidRPr="00EA6F69">
        <w:t xml:space="preserve"> UART buffers are typically </w:t>
      </w:r>
      <w:r w:rsidRPr="00EA6F69">
        <w:rPr>
          <w:b/>
          <w:bCs/>
        </w:rPr>
        <w:t>global</w:t>
      </w:r>
      <w:r w:rsidRPr="00EA6F69">
        <w:t>, not per-axis. The interpretation of a communication is application specific.</w:t>
      </w:r>
    </w:p>
    <w:p w14:paraId="3E2649E7" w14:textId="77777777" w:rsidR="009200EF" w:rsidRPr="00EA6F69" w:rsidRDefault="009200EF" w:rsidP="00216E0A">
      <w:pPr>
        <w:numPr>
          <w:ilvl w:val="0"/>
          <w:numId w:val="58"/>
        </w:numPr>
        <w:bidi w:val="0"/>
        <w:rPr>
          <w:b/>
          <w:bCs/>
        </w:rPr>
      </w:pPr>
      <w:r w:rsidRPr="00EA6F69">
        <w:rPr>
          <w:b/>
          <w:bCs/>
        </w:rPr>
        <w:t>Producer/consumer roles (lock-free ring)</w:t>
      </w:r>
    </w:p>
    <w:p w14:paraId="5DEDF3FD" w14:textId="77777777" w:rsidR="009200EF" w:rsidRPr="00EA6F69" w:rsidRDefault="009200EF" w:rsidP="00216E0A">
      <w:pPr>
        <w:numPr>
          <w:ilvl w:val="0"/>
          <w:numId w:val="62"/>
        </w:numPr>
        <w:bidi w:val="0"/>
      </w:pPr>
      <w:proofErr w:type="spellStart"/>
      <w:r w:rsidRPr="00EA6F69">
        <w:rPr>
          <w:b/>
          <w:bCs/>
        </w:rPr>
        <w:t>G_UartCyclicBuf_in</w:t>
      </w:r>
      <w:proofErr w:type="spellEnd"/>
      <w:r w:rsidRPr="00EA6F69">
        <w:rPr>
          <w:b/>
          <w:bCs/>
        </w:rPr>
        <w:t xml:space="preserve"> (RX path):</w:t>
      </w:r>
    </w:p>
    <w:p w14:paraId="0CB61F48" w14:textId="77777777" w:rsidR="009200EF" w:rsidRPr="00EA6F69" w:rsidRDefault="009200EF" w:rsidP="00216E0A">
      <w:pPr>
        <w:numPr>
          <w:ilvl w:val="1"/>
          <w:numId w:val="62"/>
        </w:numPr>
        <w:bidi w:val="0"/>
      </w:pPr>
      <w:r w:rsidRPr="00EA6F69">
        <w:rPr>
          <w:b/>
          <w:bCs/>
        </w:rPr>
        <w:t>Producer:</w:t>
      </w:r>
      <w:r w:rsidRPr="00EA6F69">
        <w:t xml:space="preserve"> Core 1/host updates </w:t>
      </w:r>
      <w:proofErr w:type="spellStart"/>
      <w:r w:rsidRPr="00EA6F69">
        <w:t>UARTQueue</w:t>
      </w:r>
      <w:proofErr w:type="spellEnd"/>
      <w:r w:rsidRPr="00EA6F69">
        <w:t xml:space="preserve"> and advances </w:t>
      </w:r>
      <w:proofErr w:type="spellStart"/>
      <w:r w:rsidRPr="00EA6F69">
        <w:rPr>
          <w:b/>
          <w:bCs/>
        </w:rPr>
        <w:t>PutCounter</w:t>
      </w:r>
      <w:proofErr w:type="spellEnd"/>
      <w:r w:rsidRPr="00EA6F69">
        <w:t xml:space="preserve"> as bytes arrive.</w:t>
      </w:r>
    </w:p>
    <w:p w14:paraId="41DAD5FD" w14:textId="77777777" w:rsidR="009200EF" w:rsidRPr="00EA6F69" w:rsidRDefault="009200EF" w:rsidP="00216E0A">
      <w:pPr>
        <w:numPr>
          <w:ilvl w:val="1"/>
          <w:numId w:val="62"/>
        </w:numPr>
        <w:bidi w:val="0"/>
      </w:pPr>
      <w:r w:rsidRPr="00EA6F69">
        <w:rPr>
          <w:b/>
          <w:bCs/>
        </w:rPr>
        <w:t>Consumer:</w:t>
      </w:r>
      <w:r w:rsidRPr="00EA6F69">
        <w:t xml:space="preserve"> SEAL reads bytes and advances </w:t>
      </w:r>
      <w:proofErr w:type="spellStart"/>
      <w:r w:rsidRPr="00EA6F69">
        <w:rPr>
          <w:b/>
          <w:bCs/>
        </w:rPr>
        <w:t>FetchCounter</w:t>
      </w:r>
      <w:proofErr w:type="spellEnd"/>
      <w:r w:rsidRPr="00EA6F69">
        <w:t>.</w:t>
      </w:r>
    </w:p>
    <w:p w14:paraId="035013AB" w14:textId="77777777" w:rsidR="009200EF" w:rsidRPr="00EA6F69" w:rsidRDefault="009200EF" w:rsidP="00216E0A">
      <w:pPr>
        <w:numPr>
          <w:ilvl w:val="1"/>
          <w:numId w:val="62"/>
        </w:numPr>
        <w:bidi w:val="0"/>
      </w:pPr>
      <w:proofErr w:type="spellStart"/>
      <w:r w:rsidRPr="00EA6F69">
        <w:rPr>
          <w:b/>
          <w:bCs/>
        </w:rPr>
        <w:t>TxFetchCounter</w:t>
      </w:r>
      <w:proofErr w:type="spellEnd"/>
      <w:r w:rsidRPr="00EA6F69">
        <w:t xml:space="preserve"> is unused in RX.</w:t>
      </w:r>
    </w:p>
    <w:p w14:paraId="320F48E9" w14:textId="77777777" w:rsidR="009200EF" w:rsidRPr="00EA6F69" w:rsidRDefault="009200EF" w:rsidP="00216E0A">
      <w:pPr>
        <w:numPr>
          <w:ilvl w:val="0"/>
          <w:numId w:val="62"/>
        </w:numPr>
        <w:bidi w:val="0"/>
      </w:pPr>
      <w:proofErr w:type="spellStart"/>
      <w:r w:rsidRPr="00EA6F69">
        <w:rPr>
          <w:b/>
          <w:bCs/>
        </w:rPr>
        <w:t>G_UartCyclicBuf_out</w:t>
      </w:r>
      <w:proofErr w:type="spellEnd"/>
      <w:r w:rsidRPr="00EA6F69">
        <w:rPr>
          <w:b/>
          <w:bCs/>
        </w:rPr>
        <w:t xml:space="preserve"> (TX path):</w:t>
      </w:r>
    </w:p>
    <w:p w14:paraId="0F6CD88F" w14:textId="77777777" w:rsidR="009200EF" w:rsidRPr="00EA6F69" w:rsidRDefault="009200EF" w:rsidP="00216E0A">
      <w:pPr>
        <w:numPr>
          <w:ilvl w:val="1"/>
          <w:numId w:val="62"/>
        </w:numPr>
        <w:bidi w:val="0"/>
      </w:pPr>
      <w:r w:rsidRPr="00EA6F69">
        <w:rPr>
          <w:b/>
          <w:bCs/>
        </w:rPr>
        <w:t>Producer:</w:t>
      </w:r>
      <w:r w:rsidRPr="00EA6F69">
        <w:t xml:space="preserve"> SEAL writes bytes into </w:t>
      </w:r>
      <w:proofErr w:type="spellStart"/>
      <w:r w:rsidRPr="00EA6F69">
        <w:t>UARTQueue</w:t>
      </w:r>
      <w:proofErr w:type="spellEnd"/>
      <w:r w:rsidRPr="00EA6F69">
        <w:t xml:space="preserve"> and advances </w:t>
      </w:r>
      <w:proofErr w:type="spellStart"/>
      <w:r w:rsidRPr="00EA6F69">
        <w:rPr>
          <w:b/>
          <w:bCs/>
        </w:rPr>
        <w:t>PutCounter</w:t>
      </w:r>
      <w:proofErr w:type="spellEnd"/>
      <w:r w:rsidRPr="00EA6F69">
        <w:t>.</w:t>
      </w:r>
    </w:p>
    <w:p w14:paraId="5DBC9C1F" w14:textId="77777777" w:rsidR="009200EF" w:rsidRPr="00EA6F69" w:rsidRDefault="009200EF" w:rsidP="00216E0A">
      <w:pPr>
        <w:numPr>
          <w:ilvl w:val="1"/>
          <w:numId w:val="62"/>
        </w:numPr>
        <w:bidi w:val="0"/>
      </w:pPr>
      <w:r w:rsidRPr="00EA6F69">
        <w:rPr>
          <w:b/>
          <w:bCs/>
        </w:rPr>
        <w:t>Consumer:</w:t>
      </w:r>
      <w:r w:rsidRPr="00EA6F69">
        <w:t xml:space="preserve"> Core 1 drains for transmission and advances </w:t>
      </w:r>
      <w:proofErr w:type="spellStart"/>
      <w:r w:rsidRPr="00EA6F69">
        <w:rPr>
          <w:b/>
          <w:bCs/>
        </w:rPr>
        <w:t>TxFetchCounter</w:t>
      </w:r>
      <w:proofErr w:type="spellEnd"/>
      <w:r w:rsidRPr="00EA6F69">
        <w:t>.</w:t>
      </w:r>
    </w:p>
    <w:p w14:paraId="27BE379E" w14:textId="77777777" w:rsidR="009200EF" w:rsidRPr="00EA6F69" w:rsidRDefault="009200EF" w:rsidP="00216E0A">
      <w:pPr>
        <w:numPr>
          <w:ilvl w:val="1"/>
          <w:numId w:val="62"/>
        </w:numPr>
        <w:bidi w:val="0"/>
      </w:pPr>
      <w:proofErr w:type="spellStart"/>
      <w:r w:rsidRPr="00EA6F69">
        <w:rPr>
          <w:b/>
          <w:bCs/>
        </w:rPr>
        <w:lastRenderedPageBreak/>
        <w:t>FetchCounter</w:t>
      </w:r>
      <w:proofErr w:type="spellEnd"/>
      <w:r w:rsidRPr="00EA6F69">
        <w:t xml:space="preserve"> is unused in TX.</w:t>
      </w:r>
    </w:p>
    <w:p w14:paraId="47686085" w14:textId="77777777" w:rsidR="009200EF" w:rsidRPr="00EA6F69" w:rsidRDefault="009200EF" w:rsidP="00216E0A">
      <w:pPr>
        <w:numPr>
          <w:ilvl w:val="0"/>
          <w:numId w:val="58"/>
        </w:numPr>
        <w:bidi w:val="0"/>
        <w:rPr>
          <w:b/>
          <w:bCs/>
        </w:rPr>
      </w:pPr>
      <w:r w:rsidRPr="00EA6F69">
        <w:rPr>
          <w:b/>
          <w:bCs/>
        </w:rPr>
        <w:t>Wrap, bounds, and overflow</w:t>
      </w:r>
    </w:p>
    <w:p w14:paraId="0A4BAA08" w14:textId="77777777" w:rsidR="009200EF" w:rsidRPr="00EA6F69" w:rsidRDefault="009200EF" w:rsidP="00216E0A">
      <w:pPr>
        <w:numPr>
          <w:ilvl w:val="0"/>
          <w:numId w:val="63"/>
        </w:numPr>
        <w:bidi w:val="0"/>
      </w:pPr>
      <w:r w:rsidRPr="00EA6F69">
        <w:rPr>
          <w:b/>
          <w:bCs/>
        </w:rPr>
        <w:t>Counters wrap modulo queue length</w:t>
      </w:r>
      <w:r w:rsidRPr="00EA6F69">
        <w:t xml:space="preserve"> (256).</w:t>
      </w:r>
    </w:p>
    <w:p w14:paraId="13C6B4F9" w14:textId="77777777" w:rsidR="009200EF" w:rsidRPr="00EA6F69" w:rsidRDefault="009200EF" w:rsidP="00216E0A">
      <w:pPr>
        <w:numPr>
          <w:ilvl w:val="0"/>
          <w:numId w:val="63"/>
        </w:numPr>
        <w:bidi w:val="0"/>
      </w:pPr>
      <w:r w:rsidRPr="00EA6F69">
        <w:rPr>
          <w:b/>
          <w:bCs/>
        </w:rPr>
        <w:t>Non-blocking semantics:</w:t>
      </w:r>
      <w:r w:rsidRPr="00EA6F69">
        <w:t xml:space="preserve"> On </w:t>
      </w:r>
      <w:r w:rsidRPr="00EA6F69">
        <w:rPr>
          <w:b/>
          <w:bCs/>
        </w:rPr>
        <w:t>RX overflow</w:t>
      </w:r>
      <w:r w:rsidRPr="00EA6F69">
        <w:t xml:space="preserve"> (producer would overrun consumer), host increments </w:t>
      </w:r>
      <w:proofErr w:type="spellStart"/>
      <w:r w:rsidRPr="00EA6F69">
        <w:t>UartError</w:t>
      </w:r>
      <w:proofErr w:type="spellEnd"/>
      <w:r w:rsidRPr="00EA6F69">
        <w:t xml:space="preserve"> and drops incoming bytes. On </w:t>
      </w:r>
      <w:r w:rsidRPr="00EA6F69">
        <w:rPr>
          <w:b/>
          <w:bCs/>
        </w:rPr>
        <w:t>TX saturation</w:t>
      </w:r>
      <w:r w:rsidRPr="00EA6F69">
        <w:t xml:space="preserve">, SEAL must detect “no space” and </w:t>
      </w:r>
      <w:r w:rsidRPr="00EA6F69">
        <w:rPr>
          <w:b/>
          <w:bCs/>
        </w:rPr>
        <w:t>defer</w:t>
      </w:r>
      <w:r w:rsidRPr="00EA6F69">
        <w:t xml:space="preserve"> enqueuing (do not block); optionally increment a local drop counter.</w:t>
      </w:r>
    </w:p>
    <w:p w14:paraId="4919738C" w14:textId="77777777" w:rsidR="009200EF" w:rsidRPr="00EA6F69" w:rsidRDefault="009200EF" w:rsidP="00216E0A">
      <w:pPr>
        <w:numPr>
          <w:ilvl w:val="0"/>
          <w:numId w:val="63"/>
        </w:numPr>
        <w:bidi w:val="0"/>
      </w:pPr>
      <w:r w:rsidRPr="00EA6F69">
        <w:rPr>
          <w:b/>
          <w:bCs/>
        </w:rPr>
        <w:t>Orderly access pattern:</w:t>
      </w:r>
    </w:p>
    <w:p w14:paraId="70729973" w14:textId="77777777" w:rsidR="009200EF" w:rsidRPr="00EA6F69" w:rsidRDefault="009200EF" w:rsidP="00216E0A">
      <w:pPr>
        <w:numPr>
          <w:ilvl w:val="1"/>
          <w:numId w:val="63"/>
        </w:numPr>
        <w:bidi w:val="0"/>
      </w:pPr>
      <w:r w:rsidRPr="00EA6F69">
        <w:t>Snapshot producer/consumer counters,</w:t>
      </w:r>
    </w:p>
    <w:p w14:paraId="7775B793" w14:textId="77777777" w:rsidR="009200EF" w:rsidRPr="00EA6F69" w:rsidRDefault="009200EF" w:rsidP="00216E0A">
      <w:pPr>
        <w:numPr>
          <w:ilvl w:val="1"/>
          <w:numId w:val="63"/>
        </w:numPr>
        <w:bidi w:val="0"/>
      </w:pPr>
      <w:proofErr w:type="gramStart"/>
      <w:r w:rsidRPr="00EA6F69">
        <w:t>Compute</w:t>
      </w:r>
      <w:proofErr w:type="gramEnd"/>
      <w:r w:rsidRPr="00EA6F69">
        <w:t xml:space="preserve"> available bytes/space with modulo arithmetic,</w:t>
      </w:r>
    </w:p>
    <w:p w14:paraId="7A108AB2" w14:textId="77777777" w:rsidR="009200EF" w:rsidRPr="00EA6F69" w:rsidRDefault="009200EF" w:rsidP="00216E0A">
      <w:pPr>
        <w:numPr>
          <w:ilvl w:val="1"/>
          <w:numId w:val="63"/>
        </w:numPr>
        <w:bidi w:val="0"/>
      </w:pPr>
      <w:r w:rsidRPr="00EA6F69">
        <w:t xml:space="preserve">Move a </w:t>
      </w:r>
      <w:proofErr w:type="gramStart"/>
      <w:r w:rsidRPr="00EA6F69">
        <w:rPr>
          <w:b/>
          <w:bCs/>
        </w:rPr>
        <w:t>small bounded</w:t>
      </w:r>
      <w:proofErr w:type="gramEnd"/>
      <w:r w:rsidRPr="00EA6F69">
        <w:rPr>
          <w:b/>
          <w:bCs/>
        </w:rPr>
        <w:t xml:space="preserve"> chunk</w:t>
      </w:r>
      <w:r w:rsidRPr="00EA6F69">
        <w:t>,</w:t>
      </w:r>
    </w:p>
    <w:p w14:paraId="67A5B816" w14:textId="270D137D" w:rsidR="009200EF" w:rsidRPr="00EA6F69" w:rsidRDefault="009200EF" w:rsidP="00216E0A">
      <w:pPr>
        <w:numPr>
          <w:ilvl w:val="1"/>
          <w:numId w:val="63"/>
        </w:numPr>
        <w:bidi w:val="0"/>
      </w:pPr>
      <w:r w:rsidRPr="00EA6F69">
        <w:t>Publish the updated counter.</w:t>
      </w:r>
    </w:p>
    <w:p w14:paraId="5B9413B5" w14:textId="77777777" w:rsidR="009200EF" w:rsidRPr="00EA6F69" w:rsidRDefault="009200EF" w:rsidP="00216E0A">
      <w:pPr>
        <w:numPr>
          <w:ilvl w:val="0"/>
          <w:numId w:val="58"/>
        </w:numPr>
        <w:bidi w:val="0"/>
        <w:rPr>
          <w:b/>
          <w:bCs/>
        </w:rPr>
      </w:pPr>
      <w:r w:rsidRPr="00EA6F69">
        <w:rPr>
          <w:b/>
          <w:bCs/>
        </w:rPr>
        <w:t>Determinism &amp; safety</w:t>
      </w:r>
    </w:p>
    <w:p w14:paraId="5AC50049" w14:textId="77777777" w:rsidR="009200EF" w:rsidRPr="00EA6F69" w:rsidRDefault="009200EF" w:rsidP="00216E0A">
      <w:pPr>
        <w:numPr>
          <w:ilvl w:val="0"/>
          <w:numId w:val="64"/>
        </w:numPr>
        <w:bidi w:val="0"/>
      </w:pPr>
      <w:r w:rsidRPr="00EA6F69">
        <w:rPr>
          <w:b/>
          <w:bCs/>
        </w:rPr>
        <w:t>No dynamic memory.</w:t>
      </w:r>
      <w:r w:rsidRPr="00EA6F69">
        <w:t xml:space="preserve"> Queues are </w:t>
      </w:r>
      <w:r w:rsidRPr="00EA6F69">
        <w:rPr>
          <w:b/>
          <w:bCs/>
        </w:rPr>
        <w:t>statically allocated</w:t>
      </w:r>
      <w:r w:rsidRPr="00EA6F69">
        <w:t xml:space="preserve">; sizes come from the </w:t>
      </w:r>
      <w:proofErr w:type="gramStart"/>
      <w:r w:rsidRPr="00EA6F69">
        <w:t>drive</w:t>
      </w:r>
      <w:proofErr w:type="gramEnd"/>
      <w:r w:rsidRPr="00EA6F69">
        <w:t xml:space="preserve"> identity.</w:t>
      </w:r>
    </w:p>
    <w:p w14:paraId="33FA13F8" w14:textId="77777777" w:rsidR="009200EF" w:rsidRPr="00EA6F69" w:rsidRDefault="009200EF" w:rsidP="00216E0A">
      <w:pPr>
        <w:numPr>
          <w:ilvl w:val="0"/>
          <w:numId w:val="64"/>
        </w:numPr>
        <w:bidi w:val="0"/>
      </w:pPr>
      <w:r w:rsidRPr="00EA6F69">
        <w:rPr>
          <w:b/>
          <w:bCs/>
        </w:rPr>
        <w:t>Do not modify</w:t>
      </w:r>
      <w:r w:rsidRPr="00EA6F69">
        <w:t xml:space="preserve"> the bus or store definitions; they are </w:t>
      </w:r>
      <w:proofErr w:type="spellStart"/>
      <w:r w:rsidRPr="00EA6F69">
        <w:rPr>
          <w:b/>
          <w:bCs/>
        </w:rPr>
        <w:t>SolFlow</w:t>
      </w:r>
      <w:proofErr w:type="spellEnd"/>
      <w:r w:rsidRPr="00EA6F69">
        <w:rPr>
          <w:b/>
          <w:bCs/>
        </w:rPr>
        <w:t>-owned ABI</w:t>
      </w:r>
      <w:r w:rsidRPr="00EA6F69">
        <w:t>.</w:t>
      </w:r>
    </w:p>
    <w:p w14:paraId="1BDCE457" w14:textId="77777777" w:rsidR="009200EF" w:rsidRPr="00EA6F69" w:rsidRDefault="009200EF" w:rsidP="00216E0A">
      <w:pPr>
        <w:numPr>
          <w:ilvl w:val="0"/>
          <w:numId w:val="58"/>
        </w:numPr>
        <w:bidi w:val="0"/>
        <w:rPr>
          <w:b/>
          <w:bCs/>
        </w:rPr>
      </w:pPr>
      <w:r w:rsidRPr="00EA6F69">
        <w:rPr>
          <w:b/>
          <w:bCs/>
        </w:rPr>
        <w:t>Typical flow (</w:t>
      </w:r>
      <w:proofErr w:type="gramStart"/>
      <w:r w:rsidRPr="00EA6F69">
        <w:rPr>
          <w:b/>
          <w:bCs/>
        </w:rPr>
        <w:t>at a glance</w:t>
      </w:r>
      <w:proofErr w:type="gramEnd"/>
      <w:r w:rsidRPr="00EA6F69">
        <w:rPr>
          <w:b/>
          <w:bCs/>
        </w:rPr>
        <w:t>)</w:t>
      </w:r>
    </w:p>
    <w:p w14:paraId="0430AFE1" w14:textId="77777777" w:rsidR="009200EF" w:rsidRPr="00EA6F69" w:rsidRDefault="009200EF" w:rsidP="00216E0A">
      <w:pPr>
        <w:numPr>
          <w:ilvl w:val="0"/>
          <w:numId w:val="65"/>
        </w:numPr>
        <w:bidi w:val="0"/>
      </w:pPr>
      <w:r w:rsidRPr="00EA6F69">
        <w:rPr>
          <w:b/>
          <w:bCs/>
        </w:rPr>
        <w:t>Core 1</w:t>
      </w:r>
      <w:r w:rsidRPr="00EA6F69">
        <w:t xml:space="preserve"> receives bytes from the UART hardware, writes them into </w:t>
      </w:r>
      <w:proofErr w:type="spellStart"/>
      <w:r w:rsidRPr="00EA6F69">
        <w:t>G_UartCyclicBuf_</w:t>
      </w:r>
      <w:proofErr w:type="gramStart"/>
      <w:r w:rsidRPr="00EA6F69">
        <w:t>in.UARTQueue</w:t>
      </w:r>
      <w:proofErr w:type="spellEnd"/>
      <w:proofErr w:type="gramEnd"/>
      <w:r w:rsidRPr="00EA6F69">
        <w:t xml:space="preserve">, advances </w:t>
      </w:r>
      <w:proofErr w:type="spellStart"/>
      <w:r w:rsidRPr="00EA6F69">
        <w:t>PutCounter</w:t>
      </w:r>
      <w:proofErr w:type="spellEnd"/>
      <w:r w:rsidRPr="00EA6F69">
        <w:t>, and signals Core 2 via IPC.</w:t>
      </w:r>
    </w:p>
    <w:p w14:paraId="5AD80F26" w14:textId="77777777" w:rsidR="009200EF" w:rsidRPr="00EA6F69" w:rsidRDefault="009200EF" w:rsidP="00216E0A">
      <w:pPr>
        <w:numPr>
          <w:ilvl w:val="0"/>
          <w:numId w:val="65"/>
        </w:numPr>
        <w:bidi w:val="0"/>
      </w:pPr>
      <w:r w:rsidRPr="00EA6F69">
        <w:rPr>
          <w:b/>
          <w:bCs/>
        </w:rPr>
        <w:t xml:space="preserve">SEAL </w:t>
      </w:r>
      <w:proofErr w:type="spellStart"/>
      <w:r w:rsidRPr="00EA6F69">
        <w:rPr>
          <w:b/>
          <w:bCs/>
        </w:rPr>
        <w:t>IdleLoop</w:t>
      </w:r>
      <w:proofErr w:type="spellEnd"/>
      <w:r w:rsidRPr="00EA6F69">
        <w:t xml:space="preserve"> reads from </w:t>
      </w:r>
      <w:proofErr w:type="spellStart"/>
      <w:r w:rsidRPr="00EA6F69">
        <w:t>G_UartCyclicBuf_in</w:t>
      </w:r>
      <w:proofErr w:type="spellEnd"/>
      <w:r w:rsidRPr="00EA6F69">
        <w:t xml:space="preserve">, interprets commands, prepares a reply, writes into </w:t>
      </w:r>
      <w:proofErr w:type="spellStart"/>
      <w:r w:rsidRPr="00EA6F69">
        <w:t>G_UartCyclicBuf_</w:t>
      </w:r>
      <w:proofErr w:type="gramStart"/>
      <w:r w:rsidRPr="00EA6F69">
        <w:t>out.UARTQueue</w:t>
      </w:r>
      <w:proofErr w:type="spellEnd"/>
      <w:proofErr w:type="gramEnd"/>
      <w:r w:rsidRPr="00EA6F69">
        <w:t xml:space="preserve">, advances </w:t>
      </w:r>
      <w:proofErr w:type="spellStart"/>
      <w:r w:rsidRPr="00EA6F69">
        <w:t>PutCounter</w:t>
      </w:r>
      <w:proofErr w:type="spellEnd"/>
      <w:r w:rsidRPr="00EA6F69">
        <w:t>.</w:t>
      </w:r>
    </w:p>
    <w:p w14:paraId="2DC9F86D" w14:textId="77777777" w:rsidR="009200EF" w:rsidRPr="00EA6F69" w:rsidRDefault="009200EF" w:rsidP="00216E0A">
      <w:pPr>
        <w:numPr>
          <w:ilvl w:val="0"/>
          <w:numId w:val="65"/>
        </w:numPr>
        <w:bidi w:val="0"/>
      </w:pPr>
      <w:r w:rsidRPr="00EA6F69">
        <w:rPr>
          <w:b/>
          <w:bCs/>
        </w:rPr>
        <w:t>Core 1</w:t>
      </w:r>
      <w:r w:rsidRPr="00EA6F69">
        <w:t xml:space="preserve"> drains </w:t>
      </w:r>
      <w:proofErr w:type="spellStart"/>
      <w:r w:rsidRPr="00EA6F69">
        <w:t>G_UartCyclicBuf_out</w:t>
      </w:r>
      <w:proofErr w:type="spellEnd"/>
      <w:r w:rsidRPr="00EA6F69">
        <w:t xml:space="preserve"> using </w:t>
      </w:r>
      <w:proofErr w:type="spellStart"/>
      <w:r w:rsidRPr="00EA6F69">
        <w:t>TxFetchCounter</w:t>
      </w:r>
      <w:proofErr w:type="spellEnd"/>
      <w:r w:rsidRPr="00EA6F69">
        <w:t xml:space="preserve"> and transmits when the line is available.</w:t>
      </w:r>
    </w:p>
    <w:p w14:paraId="384C3C59" w14:textId="77777777" w:rsidR="009200EF" w:rsidRPr="00EA6F69" w:rsidRDefault="009200EF" w:rsidP="00216E0A">
      <w:pPr>
        <w:numPr>
          <w:ilvl w:val="0"/>
          <w:numId w:val="58"/>
        </w:numPr>
        <w:bidi w:val="0"/>
        <w:rPr>
          <w:b/>
          <w:bCs/>
        </w:rPr>
      </w:pPr>
      <w:r w:rsidRPr="00EA6F69">
        <w:rPr>
          <w:b/>
          <w:bCs/>
        </w:rPr>
        <w:t>Arbitration reminder</w:t>
      </w:r>
    </w:p>
    <w:p w14:paraId="5FB3F87F" w14:textId="77777777" w:rsidR="009200EF" w:rsidRPr="00EA6F69" w:rsidRDefault="009200EF" w:rsidP="00216E0A">
      <w:pPr>
        <w:numPr>
          <w:ilvl w:val="0"/>
          <w:numId w:val="66"/>
        </w:numPr>
        <w:bidi w:val="0"/>
      </w:pPr>
      <w:r w:rsidRPr="00EA6F69">
        <w:t xml:space="preserve">Ensure the </w:t>
      </w:r>
      <w:r w:rsidRPr="00EA6F69">
        <w:rPr>
          <w:b/>
          <w:bCs/>
        </w:rPr>
        <w:t>“Core 1 do not interpret UART”</w:t>
      </w:r>
      <w:r w:rsidRPr="00EA6F69">
        <w:t xml:space="preserve"> directive is set before SEAL starts accepting UART commands; otherwise, both ends might respond.</w:t>
      </w:r>
    </w:p>
    <w:p w14:paraId="16511BFF" w14:textId="77777777" w:rsidR="009200EF" w:rsidRPr="00EA6F69" w:rsidRDefault="009200EF" w:rsidP="00216E0A">
      <w:pPr>
        <w:numPr>
          <w:ilvl w:val="0"/>
          <w:numId w:val="66"/>
        </w:numPr>
        <w:bidi w:val="0"/>
      </w:pPr>
      <w:r w:rsidRPr="00EA6F69">
        <w:t xml:space="preserve">Clearing this directive (e.g., during </w:t>
      </w:r>
      <w:r w:rsidRPr="00EA6F69">
        <w:rPr>
          <w:b/>
          <w:bCs/>
        </w:rPr>
        <w:t>Abort</w:t>
      </w:r>
      <w:r w:rsidRPr="00EA6F69">
        <w:t xml:space="preserve"> with </w:t>
      </w:r>
      <w:r w:rsidRPr="00EA6F69">
        <w:rPr>
          <w:b/>
          <w:bCs/>
        </w:rPr>
        <w:t>Relinquish Control</w:t>
      </w:r>
      <w:r w:rsidRPr="00EA6F69">
        <w:t xml:space="preserve">) returns UART interpretation to the </w:t>
      </w:r>
      <w:proofErr w:type="gramStart"/>
      <w:r w:rsidRPr="00EA6F69">
        <w:t>drive’s</w:t>
      </w:r>
      <w:proofErr w:type="gramEnd"/>
      <w:r w:rsidRPr="00EA6F69">
        <w:t xml:space="preserve"> native firmware per </w:t>
      </w:r>
      <w:proofErr w:type="spellStart"/>
      <w:r w:rsidRPr="00EA6F69">
        <w:t>SolFlow</w:t>
      </w:r>
      <w:proofErr w:type="spellEnd"/>
      <w:r w:rsidRPr="00EA6F69">
        <w:t xml:space="preserve"> policy.</w:t>
      </w:r>
    </w:p>
    <w:p w14:paraId="06EC949D" w14:textId="77777777" w:rsidR="009200EF" w:rsidRPr="00EA6F69" w:rsidRDefault="008B223B" w:rsidP="00216E0A">
      <w:pPr>
        <w:bidi w:val="0"/>
      </w:pPr>
      <w:r w:rsidRPr="00EA6F69">
        <w:t xml:space="preserve"> </w:t>
      </w:r>
    </w:p>
    <w:tbl>
      <w:tblPr>
        <w:tblStyle w:val="TableGrid"/>
        <w:tblW w:w="0" w:type="auto"/>
        <w:shd w:val="clear" w:color="auto" w:fill="E8E8E8" w:themeFill="background2"/>
        <w:tblLook w:val="04A0" w:firstRow="1" w:lastRow="0" w:firstColumn="1" w:lastColumn="0" w:noHBand="0" w:noVBand="1"/>
      </w:tblPr>
      <w:tblGrid>
        <w:gridCol w:w="8296"/>
      </w:tblGrid>
      <w:tr w:rsidR="009200EF" w:rsidRPr="00EA6F69" w14:paraId="405D9FAC" w14:textId="77777777" w:rsidTr="009200EF">
        <w:tc>
          <w:tcPr>
            <w:tcW w:w="8296" w:type="dxa"/>
            <w:shd w:val="clear" w:color="auto" w:fill="E8E8E8" w:themeFill="background2"/>
          </w:tcPr>
          <w:p w14:paraId="5EAA2516" w14:textId="0DC7E4F0" w:rsidR="009200EF" w:rsidRPr="00EA6F69" w:rsidRDefault="009200EF" w:rsidP="00216E0A">
            <w:pPr>
              <w:bidi w:val="0"/>
            </w:pPr>
            <w:r w:rsidRPr="00EA6F69">
              <w:t>The shipped Seal example model includes an example of correct UART RX and TX queues use. It also implements an example minimal UART interpreter</w:t>
            </w:r>
          </w:p>
        </w:tc>
      </w:tr>
    </w:tbl>
    <w:p w14:paraId="7B16FE22" w14:textId="4DE936EA" w:rsidR="008B223B" w:rsidRPr="00EA6F69" w:rsidRDefault="008B223B" w:rsidP="00216E0A">
      <w:pPr>
        <w:bidi w:val="0"/>
      </w:pPr>
    </w:p>
    <w:p w14:paraId="21A1A6E6" w14:textId="24E102FD" w:rsidR="008B223B" w:rsidRPr="00EA6F69" w:rsidRDefault="008B223B" w:rsidP="00216E0A">
      <w:pPr>
        <w:pStyle w:val="Heading3"/>
        <w:bidi w:val="0"/>
      </w:pPr>
      <w:bookmarkStart w:id="106" w:name="_Toc206913443"/>
      <w:bookmarkStart w:id="107" w:name="_Toc206915181"/>
      <w:bookmarkStart w:id="108" w:name="_Toc208134066"/>
      <w:r w:rsidRPr="00EA6F69">
        <w:t>CAN Usage</w:t>
      </w:r>
      <w:bookmarkEnd w:id="106"/>
      <w:bookmarkEnd w:id="107"/>
      <w:bookmarkEnd w:id="108"/>
    </w:p>
    <w:p w14:paraId="417AFA19" w14:textId="4CAD9B65" w:rsidR="00134E14" w:rsidRPr="00686E47" w:rsidRDefault="00134E14" w:rsidP="00216E0A">
      <w:pPr>
        <w:numPr>
          <w:ilvl w:val="0"/>
          <w:numId w:val="67"/>
        </w:numPr>
        <w:bidi w:val="0"/>
      </w:pPr>
      <w:r w:rsidRPr="00EA6F69">
        <w:rPr>
          <w:b/>
          <w:bCs/>
        </w:rPr>
        <w:t>Channels &amp; exposure</w:t>
      </w:r>
      <w:r w:rsidR="00686E47">
        <w:rPr>
          <w:b/>
          <w:bCs/>
        </w:rPr>
        <w:br/>
      </w:r>
      <w:r w:rsidR="00686E47">
        <w:t xml:space="preserve">SEAL has its own dedicated CAN-Bus controller, which may or may not share </w:t>
      </w:r>
      <w:r w:rsidR="00686E47">
        <w:lastRenderedPageBreak/>
        <w:t xml:space="preserve">physical lines with GFT-Servo, according to the hardware case. If the CAN-bus is shared with GFT-Servo, the baud rate is set by </w:t>
      </w:r>
      <w:proofErr w:type="gramStart"/>
      <w:r w:rsidR="00686E47">
        <w:t>the GFT</w:t>
      </w:r>
      <w:proofErr w:type="gramEnd"/>
      <w:r w:rsidR="00686E47">
        <w:t xml:space="preserve">-Servo. If the implementation has separate CAN lines, you can set the baud rate, and the use of CAN-FD as you wish. </w:t>
      </w:r>
      <w:r w:rsidR="00686E47">
        <w:br/>
        <w:t xml:space="preserve">You can select message acceptance filters via the </w:t>
      </w:r>
      <w:proofErr w:type="spellStart"/>
      <w:r w:rsidR="00686E47">
        <w:t>UserInfo</w:t>
      </w:r>
      <w:proofErr w:type="spellEnd"/>
      <w:r w:rsidR="00686E47">
        <w:t xml:space="preserve"> parameters; you can specify up to 4 standard 11-bit filters (ID and mask) and in addition up to </w:t>
      </w:r>
      <w:r w:rsidR="00686E47" w:rsidRPr="00686E47">
        <w:t>4 extended (29 bit) acceptance filters.</w:t>
      </w:r>
    </w:p>
    <w:p w14:paraId="25D96740" w14:textId="77777777" w:rsidR="00134E14" w:rsidRPr="00EA6F69" w:rsidRDefault="00134E14" w:rsidP="00216E0A">
      <w:pPr>
        <w:numPr>
          <w:ilvl w:val="0"/>
          <w:numId w:val="67"/>
        </w:numPr>
        <w:bidi w:val="0"/>
      </w:pPr>
      <w:r w:rsidRPr="00EA6F69">
        <w:rPr>
          <w:b/>
          <w:bCs/>
        </w:rPr>
        <w:t>Bus type:</w:t>
      </w:r>
      <w:r w:rsidRPr="00EA6F69">
        <w:t xml:space="preserve"> </w:t>
      </w:r>
      <w:proofErr w:type="spellStart"/>
      <w:r w:rsidRPr="00EA6F69">
        <w:t>CANCyclicBuf_T</w:t>
      </w:r>
      <w:proofErr w:type="spellEnd"/>
      <w:r w:rsidRPr="00EA6F69">
        <w:t xml:space="preserve"> (</w:t>
      </w:r>
      <w:proofErr w:type="spellStart"/>
      <w:r w:rsidRPr="00EA6F69">
        <w:t>SolFlow</w:t>
      </w:r>
      <w:proofErr w:type="spellEnd"/>
      <w:r w:rsidRPr="00EA6F69">
        <w:t>-defined; do not alter).</w:t>
      </w:r>
    </w:p>
    <w:p w14:paraId="205AD7BF" w14:textId="77777777" w:rsidR="00134E14" w:rsidRPr="00EA6F69" w:rsidRDefault="00134E14" w:rsidP="00216E0A">
      <w:pPr>
        <w:numPr>
          <w:ilvl w:val="0"/>
          <w:numId w:val="67"/>
        </w:numPr>
        <w:bidi w:val="0"/>
      </w:pPr>
      <w:r w:rsidRPr="00EA6F69">
        <w:rPr>
          <w:b/>
          <w:bCs/>
        </w:rPr>
        <w:t>Data stores:</w:t>
      </w:r>
    </w:p>
    <w:p w14:paraId="58137787" w14:textId="77777777" w:rsidR="00134E14" w:rsidRPr="00EA6F69" w:rsidRDefault="00134E14" w:rsidP="00216E0A">
      <w:pPr>
        <w:numPr>
          <w:ilvl w:val="1"/>
          <w:numId w:val="67"/>
        </w:numPr>
        <w:bidi w:val="0"/>
      </w:pPr>
      <w:r w:rsidRPr="00EA6F69">
        <w:rPr>
          <w:b/>
          <w:bCs/>
        </w:rPr>
        <w:t>RX (Core1 → SEAL):</w:t>
      </w:r>
      <w:r w:rsidRPr="00EA6F69">
        <w:t xml:space="preserve"> </w:t>
      </w:r>
      <w:proofErr w:type="spellStart"/>
      <w:r w:rsidRPr="00EA6F69">
        <w:t>G_CANCyclicBuf_in</w:t>
      </w:r>
      <w:proofErr w:type="spellEnd"/>
    </w:p>
    <w:p w14:paraId="7DDD5845" w14:textId="77777777" w:rsidR="00134E14" w:rsidRPr="00EA6F69" w:rsidRDefault="00134E14" w:rsidP="00216E0A">
      <w:pPr>
        <w:numPr>
          <w:ilvl w:val="1"/>
          <w:numId w:val="67"/>
        </w:numPr>
        <w:bidi w:val="0"/>
      </w:pPr>
      <w:r w:rsidRPr="00EA6F69">
        <w:rPr>
          <w:b/>
          <w:bCs/>
        </w:rPr>
        <w:t>TX (SEAL → Core1):</w:t>
      </w:r>
      <w:r w:rsidRPr="00EA6F69">
        <w:t xml:space="preserve"> </w:t>
      </w:r>
      <w:proofErr w:type="spellStart"/>
      <w:r w:rsidRPr="00EA6F69">
        <w:t>G_CANCyclicBuf_out</w:t>
      </w:r>
      <w:proofErr w:type="spellEnd"/>
    </w:p>
    <w:p w14:paraId="2F90544A" w14:textId="77777777" w:rsidR="00134E14" w:rsidRPr="00EA6F69" w:rsidRDefault="00134E14" w:rsidP="00216E0A">
      <w:pPr>
        <w:numPr>
          <w:ilvl w:val="0"/>
          <w:numId w:val="67"/>
        </w:numPr>
        <w:bidi w:val="0"/>
      </w:pPr>
      <w:r w:rsidRPr="00EA6F69">
        <w:rPr>
          <w:b/>
          <w:bCs/>
        </w:rPr>
        <w:t>Scope:</w:t>
      </w:r>
      <w:r w:rsidRPr="00EA6F69">
        <w:t xml:space="preserve"> </w:t>
      </w:r>
      <w:proofErr w:type="gramStart"/>
      <w:r w:rsidRPr="00EA6F69">
        <w:t>Typically</w:t>
      </w:r>
      <w:proofErr w:type="gramEnd"/>
      <w:r w:rsidRPr="00EA6F69">
        <w:t xml:space="preserve"> global (not per-axis). Exact scope and sizes are part of the drive identity ABI.</w:t>
      </w:r>
    </w:p>
    <w:p w14:paraId="4EFE7339" w14:textId="77777777" w:rsidR="00134E14" w:rsidRPr="00EA6F69" w:rsidRDefault="00134E14" w:rsidP="00216E0A">
      <w:pPr>
        <w:numPr>
          <w:ilvl w:val="0"/>
          <w:numId w:val="67"/>
        </w:numPr>
        <w:bidi w:val="0"/>
        <w:rPr>
          <w:b/>
          <w:bCs/>
        </w:rPr>
      </w:pPr>
      <w:r w:rsidRPr="00EA6F69">
        <w:rPr>
          <w:b/>
          <w:bCs/>
        </w:rPr>
        <w:t>Struct layout (</w:t>
      </w:r>
      <w:proofErr w:type="spellStart"/>
      <w:r w:rsidRPr="00EA6F69">
        <w:rPr>
          <w:b/>
          <w:bCs/>
        </w:rPr>
        <w:t>CANCyclicBuf_T</w:t>
      </w:r>
      <w:proofErr w:type="spellEnd"/>
      <w:r w:rsidRPr="00EA6F69">
        <w:rPr>
          <w:b/>
          <w:bCs/>
        </w:rPr>
        <w:t>)</w:t>
      </w:r>
    </w:p>
    <w:p w14:paraId="12973178" w14:textId="77777777" w:rsidR="00134E14" w:rsidRPr="00EA6F69" w:rsidRDefault="00134E14" w:rsidP="00216E0A">
      <w:pPr>
        <w:bidi w:val="0"/>
      </w:pPr>
      <w:r w:rsidRPr="00EA6F69">
        <w:t xml:space="preserve">Memory layout and encodings are owned by </w:t>
      </w:r>
      <w:proofErr w:type="spellStart"/>
      <w:r w:rsidRPr="00EA6F69">
        <w:t>SolFlow</w:t>
      </w:r>
      <w:proofErr w:type="spellEnd"/>
      <w:r w:rsidRPr="00EA6F69">
        <w:t>; below mirrors the provided definition.</w:t>
      </w:r>
    </w:p>
    <w:p w14:paraId="4D518150" w14:textId="77777777" w:rsidR="00134E14" w:rsidRPr="00EA6F69" w:rsidRDefault="00134E14" w:rsidP="00216E0A">
      <w:pPr>
        <w:numPr>
          <w:ilvl w:val="0"/>
          <w:numId w:val="68"/>
        </w:numPr>
        <w:bidi w:val="0"/>
        <w:rPr>
          <w:sz w:val="16"/>
          <w:szCs w:val="16"/>
        </w:rPr>
      </w:pPr>
      <w:proofErr w:type="spellStart"/>
      <w:proofErr w:type="gramStart"/>
      <w:r w:rsidRPr="00EA6F69">
        <w:rPr>
          <w:sz w:val="16"/>
          <w:szCs w:val="16"/>
        </w:rPr>
        <w:t>PutCounter</w:t>
      </w:r>
      <w:proofErr w:type="spellEnd"/>
      <w:r w:rsidRPr="00EA6F69">
        <w:rPr>
          <w:sz w:val="16"/>
          <w:szCs w:val="16"/>
        </w:rPr>
        <w:t xml:space="preserve"> :</w:t>
      </w:r>
      <w:proofErr w:type="gramEnd"/>
      <w:r w:rsidRPr="00EA6F69">
        <w:rPr>
          <w:sz w:val="16"/>
          <w:szCs w:val="16"/>
        </w:rPr>
        <w:t xml:space="preserve"> uint16 — Index of the </w:t>
      </w:r>
      <w:r w:rsidRPr="00EA6F69">
        <w:rPr>
          <w:b/>
          <w:bCs/>
          <w:sz w:val="16"/>
          <w:szCs w:val="16"/>
        </w:rPr>
        <w:t>next message slot</w:t>
      </w:r>
      <w:r w:rsidRPr="00EA6F69">
        <w:rPr>
          <w:sz w:val="16"/>
          <w:szCs w:val="16"/>
        </w:rPr>
        <w:t xml:space="preserve"> to write into the queue.</w:t>
      </w:r>
    </w:p>
    <w:p w14:paraId="4ADAC728" w14:textId="77777777" w:rsidR="00134E14" w:rsidRPr="00EA6F69" w:rsidRDefault="00134E14" w:rsidP="00216E0A">
      <w:pPr>
        <w:numPr>
          <w:ilvl w:val="0"/>
          <w:numId w:val="68"/>
        </w:numPr>
        <w:bidi w:val="0"/>
        <w:rPr>
          <w:sz w:val="16"/>
          <w:szCs w:val="16"/>
        </w:rPr>
      </w:pPr>
      <w:proofErr w:type="spellStart"/>
      <w:proofErr w:type="gramStart"/>
      <w:r w:rsidRPr="00EA6F69">
        <w:rPr>
          <w:sz w:val="16"/>
          <w:szCs w:val="16"/>
        </w:rPr>
        <w:t>FetchCounter</w:t>
      </w:r>
      <w:proofErr w:type="spellEnd"/>
      <w:r w:rsidRPr="00EA6F69">
        <w:rPr>
          <w:sz w:val="16"/>
          <w:szCs w:val="16"/>
        </w:rPr>
        <w:t xml:space="preserve"> :</w:t>
      </w:r>
      <w:proofErr w:type="gramEnd"/>
      <w:r w:rsidRPr="00EA6F69">
        <w:rPr>
          <w:sz w:val="16"/>
          <w:szCs w:val="16"/>
        </w:rPr>
        <w:t xml:space="preserve"> uint16 — Index of the </w:t>
      </w:r>
      <w:r w:rsidRPr="00EA6F69">
        <w:rPr>
          <w:b/>
          <w:bCs/>
          <w:sz w:val="16"/>
          <w:szCs w:val="16"/>
        </w:rPr>
        <w:t>next message slot</w:t>
      </w:r>
      <w:r w:rsidRPr="00EA6F69">
        <w:rPr>
          <w:sz w:val="16"/>
          <w:szCs w:val="16"/>
        </w:rPr>
        <w:t xml:space="preserve"> to read from the queue.</w:t>
      </w:r>
    </w:p>
    <w:p w14:paraId="4617355A" w14:textId="77777777" w:rsidR="00134E14" w:rsidRPr="00EA6F69" w:rsidRDefault="00134E14" w:rsidP="00216E0A">
      <w:pPr>
        <w:numPr>
          <w:ilvl w:val="0"/>
          <w:numId w:val="68"/>
        </w:numPr>
        <w:bidi w:val="0"/>
        <w:rPr>
          <w:sz w:val="16"/>
          <w:szCs w:val="16"/>
        </w:rPr>
      </w:pPr>
      <w:proofErr w:type="spellStart"/>
      <w:proofErr w:type="gramStart"/>
      <w:r w:rsidRPr="00EA6F69">
        <w:rPr>
          <w:sz w:val="16"/>
          <w:szCs w:val="16"/>
        </w:rPr>
        <w:t>CANError</w:t>
      </w:r>
      <w:proofErr w:type="spellEnd"/>
      <w:r w:rsidRPr="00EA6F69">
        <w:rPr>
          <w:sz w:val="16"/>
          <w:szCs w:val="16"/>
        </w:rPr>
        <w:t xml:space="preserve"> :</w:t>
      </w:r>
      <w:proofErr w:type="gramEnd"/>
      <w:r w:rsidRPr="00EA6F69">
        <w:rPr>
          <w:sz w:val="16"/>
          <w:szCs w:val="16"/>
        </w:rPr>
        <w:t xml:space="preserve"> uint16 — Error/status (overflow, bus-off, etc.; encoding per </w:t>
      </w:r>
      <w:proofErr w:type="spellStart"/>
      <w:r w:rsidRPr="00EA6F69">
        <w:rPr>
          <w:sz w:val="16"/>
          <w:szCs w:val="16"/>
        </w:rPr>
        <w:t>SolFlow</w:t>
      </w:r>
      <w:proofErr w:type="spellEnd"/>
      <w:r w:rsidRPr="00EA6F69">
        <w:rPr>
          <w:sz w:val="16"/>
          <w:szCs w:val="16"/>
        </w:rPr>
        <w:t>).</w:t>
      </w:r>
    </w:p>
    <w:p w14:paraId="0366A626" w14:textId="77777777" w:rsidR="00134E14" w:rsidRPr="00EA6F69" w:rsidRDefault="00134E14" w:rsidP="00216E0A">
      <w:pPr>
        <w:numPr>
          <w:ilvl w:val="0"/>
          <w:numId w:val="68"/>
        </w:numPr>
        <w:bidi w:val="0"/>
        <w:rPr>
          <w:sz w:val="16"/>
          <w:szCs w:val="16"/>
        </w:rPr>
      </w:pPr>
      <w:proofErr w:type="spellStart"/>
      <w:proofErr w:type="gramStart"/>
      <w:r w:rsidRPr="00EA6F69">
        <w:rPr>
          <w:sz w:val="16"/>
          <w:szCs w:val="16"/>
        </w:rPr>
        <w:t>CANQueue</w:t>
      </w:r>
      <w:proofErr w:type="spellEnd"/>
      <w:r w:rsidRPr="00EA6F69">
        <w:rPr>
          <w:sz w:val="16"/>
          <w:szCs w:val="16"/>
        </w:rPr>
        <w:t xml:space="preserve"> :</w:t>
      </w:r>
      <w:proofErr w:type="gramEnd"/>
      <w:r w:rsidRPr="00EA6F69">
        <w:rPr>
          <w:sz w:val="16"/>
          <w:szCs w:val="16"/>
        </w:rPr>
        <w:t xml:space="preserve"> uint32[128 x 2] — Payload store (two 32-bit words per message slot).</w:t>
      </w:r>
    </w:p>
    <w:p w14:paraId="1400BB3A" w14:textId="77777777" w:rsidR="00134E14" w:rsidRPr="00EA6F69" w:rsidRDefault="00134E14" w:rsidP="00216E0A">
      <w:pPr>
        <w:numPr>
          <w:ilvl w:val="0"/>
          <w:numId w:val="68"/>
        </w:numPr>
        <w:bidi w:val="0"/>
        <w:rPr>
          <w:sz w:val="16"/>
          <w:szCs w:val="16"/>
        </w:rPr>
      </w:pPr>
      <w:proofErr w:type="spellStart"/>
      <w:proofErr w:type="gramStart"/>
      <w:r w:rsidRPr="00EA6F69">
        <w:rPr>
          <w:sz w:val="16"/>
          <w:szCs w:val="16"/>
        </w:rPr>
        <w:t>TxFetchCounter</w:t>
      </w:r>
      <w:proofErr w:type="spellEnd"/>
      <w:r w:rsidRPr="00EA6F69">
        <w:rPr>
          <w:sz w:val="16"/>
          <w:szCs w:val="16"/>
        </w:rPr>
        <w:t xml:space="preserve"> :</w:t>
      </w:r>
      <w:proofErr w:type="gramEnd"/>
      <w:r w:rsidRPr="00EA6F69">
        <w:rPr>
          <w:sz w:val="16"/>
          <w:szCs w:val="16"/>
        </w:rPr>
        <w:t xml:space="preserve"> uint16 — Index of the </w:t>
      </w:r>
      <w:r w:rsidRPr="00EA6F69">
        <w:rPr>
          <w:b/>
          <w:bCs/>
          <w:sz w:val="16"/>
          <w:szCs w:val="16"/>
        </w:rPr>
        <w:t>next message slot</w:t>
      </w:r>
      <w:r w:rsidRPr="00EA6F69">
        <w:rPr>
          <w:sz w:val="16"/>
          <w:szCs w:val="16"/>
        </w:rPr>
        <w:t xml:space="preserve"> to transmit (used by TX consumer).</w:t>
      </w:r>
    </w:p>
    <w:p w14:paraId="7B1B551E" w14:textId="77777777" w:rsidR="00134E14" w:rsidRPr="00EA6F69" w:rsidRDefault="00134E14" w:rsidP="00216E0A">
      <w:pPr>
        <w:numPr>
          <w:ilvl w:val="0"/>
          <w:numId w:val="68"/>
        </w:numPr>
        <w:bidi w:val="0"/>
        <w:rPr>
          <w:sz w:val="16"/>
          <w:szCs w:val="16"/>
        </w:rPr>
      </w:pPr>
      <w:proofErr w:type="gramStart"/>
      <w:r w:rsidRPr="00EA6F69">
        <w:rPr>
          <w:sz w:val="16"/>
          <w:szCs w:val="16"/>
        </w:rPr>
        <w:t>CANID :</w:t>
      </w:r>
      <w:proofErr w:type="gramEnd"/>
      <w:r w:rsidRPr="00EA6F69">
        <w:rPr>
          <w:sz w:val="16"/>
          <w:szCs w:val="16"/>
        </w:rPr>
        <w:t xml:space="preserve"> uint32[64 x 1] — Identifier per message slot (standard 11-bit or extended 29-bit).</w:t>
      </w:r>
    </w:p>
    <w:p w14:paraId="629D50D0" w14:textId="77777777" w:rsidR="00134E14" w:rsidRPr="00EA6F69" w:rsidRDefault="00134E14" w:rsidP="00216E0A">
      <w:pPr>
        <w:numPr>
          <w:ilvl w:val="0"/>
          <w:numId w:val="68"/>
        </w:numPr>
        <w:bidi w:val="0"/>
        <w:rPr>
          <w:sz w:val="16"/>
          <w:szCs w:val="16"/>
        </w:rPr>
      </w:pPr>
      <w:proofErr w:type="spellStart"/>
      <w:proofErr w:type="gramStart"/>
      <w:r w:rsidRPr="00EA6F69">
        <w:rPr>
          <w:sz w:val="16"/>
          <w:szCs w:val="16"/>
        </w:rPr>
        <w:t>DLenAndAttrib</w:t>
      </w:r>
      <w:proofErr w:type="spellEnd"/>
      <w:r w:rsidRPr="00EA6F69">
        <w:rPr>
          <w:sz w:val="16"/>
          <w:szCs w:val="16"/>
        </w:rPr>
        <w:t xml:space="preserve"> :</w:t>
      </w:r>
      <w:proofErr w:type="gramEnd"/>
      <w:r w:rsidRPr="00EA6F69">
        <w:rPr>
          <w:sz w:val="16"/>
          <w:szCs w:val="16"/>
        </w:rPr>
        <w:t xml:space="preserve"> uint16[64 x 1] — DLC and attributes per slot (RTR/IDE/FD flags per </w:t>
      </w:r>
      <w:proofErr w:type="spellStart"/>
      <w:r w:rsidRPr="00EA6F69">
        <w:rPr>
          <w:sz w:val="16"/>
          <w:szCs w:val="16"/>
        </w:rPr>
        <w:t>SolFlow</w:t>
      </w:r>
      <w:proofErr w:type="spellEnd"/>
      <w:r w:rsidRPr="00EA6F69">
        <w:rPr>
          <w:sz w:val="16"/>
          <w:szCs w:val="16"/>
        </w:rPr>
        <w:t>).</w:t>
      </w:r>
    </w:p>
    <w:p w14:paraId="48323193" w14:textId="77777777" w:rsidR="00134E14" w:rsidRPr="00EA6F69" w:rsidRDefault="00134E14" w:rsidP="00216E0A">
      <w:pPr>
        <w:bidi w:val="0"/>
      </w:pPr>
      <w:r w:rsidRPr="00EA6F69">
        <w:rPr>
          <w:b/>
          <w:bCs/>
        </w:rPr>
        <w:t>Slot mapping.</w:t>
      </w:r>
      <w:r w:rsidRPr="00EA6F69">
        <w:t xml:space="preserve"> One message </w:t>
      </w:r>
      <w:r w:rsidRPr="00EA6F69">
        <w:rPr>
          <w:b/>
          <w:bCs/>
        </w:rPr>
        <w:t>slot</w:t>
      </w:r>
      <w:r w:rsidRPr="00EA6F69">
        <w:t xml:space="preserve"> uses </w:t>
      </w:r>
      <w:r w:rsidRPr="00EA6F69">
        <w:rPr>
          <w:b/>
          <w:bCs/>
        </w:rPr>
        <w:t>two</w:t>
      </w:r>
      <w:r w:rsidRPr="00EA6F69">
        <w:t xml:space="preserve"> </w:t>
      </w:r>
      <w:proofErr w:type="gramStart"/>
      <w:r w:rsidRPr="00EA6F69">
        <w:t>uint32</w:t>
      </w:r>
      <w:proofErr w:type="gramEnd"/>
      <w:r w:rsidRPr="00EA6F69">
        <w:t xml:space="preserve"> words in </w:t>
      </w:r>
      <w:proofErr w:type="spellStart"/>
      <w:r w:rsidRPr="00EA6F69">
        <w:t>CANQueue</w:t>
      </w:r>
      <w:proofErr w:type="spellEnd"/>
      <w:r w:rsidRPr="00EA6F69">
        <w:t xml:space="preserve">. With </w:t>
      </w:r>
      <w:proofErr w:type="spellStart"/>
      <w:r w:rsidRPr="00EA6F69">
        <w:t>CANQueue</w:t>
      </w:r>
      <w:proofErr w:type="spellEnd"/>
      <w:r w:rsidRPr="00EA6F69">
        <w:t xml:space="preserve"> sized [128 x 2], there are </w:t>
      </w:r>
      <w:r w:rsidRPr="00EA6F69">
        <w:rPr>
          <w:b/>
          <w:bCs/>
        </w:rPr>
        <w:t>64 slots</w:t>
      </w:r>
      <w:r w:rsidRPr="00EA6F69">
        <w:t xml:space="preserve"> total. CANID and </w:t>
      </w:r>
      <w:proofErr w:type="spellStart"/>
      <w:r w:rsidRPr="00EA6F69">
        <w:t>DLenAndAttrib</w:t>
      </w:r>
      <w:proofErr w:type="spellEnd"/>
      <w:r w:rsidRPr="00EA6F69">
        <w:t xml:space="preserve"> therefore have length 64—</w:t>
      </w:r>
      <w:r w:rsidRPr="00EA6F69">
        <w:rPr>
          <w:b/>
          <w:bCs/>
        </w:rPr>
        <w:t>one entry per slot</w:t>
      </w:r>
      <w:r w:rsidRPr="00EA6F69">
        <w:t>.</w:t>
      </w:r>
      <w:r w:rsidRPr="00EA6F69">
        <w:br/>
      </w:r>
      <w:r w:rsidRPr="00EA6F69">
        <w:rPr>
          <w:b/>
          <w:bCs/>
        </w:rPr>
        <w:t>Counters wrap modulo 64</w:t>
      </w:r>
      <w:r w:rsidRPr="00EA6F69">
        <w:t xml:space="preserve"> (the number of slots). Producers/consumers advance their respective counters </w:t>
      </w:r>
      <w:r w:rsidRPr="00EA6F69">
        <w:rPr>
          <w:b/>
          <w:bCs/>
        </w:rPr>
        <w:t>per slot</w:t>
      </w:r>
      <w:r w:rsidRPr="00EA6F69">
        <w:t>, not per 32-bit word.</w:t>
      </w:r>
    </w:p>
    <w:p w14:paraId="48A4B177" w14:textId="77777777" w:rsidR="00134E14" w:rsidRPr="00EA6F69" w:rsidRDefault="00134E14" w:rsidP="00216E0A">
      <w:pPr>
        <w:numPr>
          <w:ilvl w:val="0"/>
          <w:numId w:val="67"/>
        </w:numPr>
        <w:bidi w:val="0"/>
        <w:rPr>
          <w:b/>
          <w:bCs/>
        </w:rPr>
      </w:pPr>
      <w:r w:rsidRPr="00EA6F69">
        <w:rPr>
          <w:b/>
          <w:bCs/>
        </w:rPr>
        <w:t>Producer/consumer roles</w:t>
      </w:r>
    </w:p>
    <w:p w14:paraId="7138ECA2" w14:textId="77777777" w:rsidR="00134E14" w:rsidRPr="00EA6F69" w:rsidRDefault="00134E14" w:rsidP="00216E0A">
      <w:pPr>
        <w:numPr>
          <w:ilvl w:val="0"/>
          <w:numId w:val="69"/>
        </w:numPr>
        <w:bidi w:val="0"/>
      </w:pPr>
      <w:r w:rsidRPr="00EA6F69">
        <w:rPr>
          <w:b/>
          <w:bCs/>
        </w:rPr>
        <w:t>RX buffer (</w:t>
      </w:r>
      <w:proofErr w:type="spellStart"/>
      <w:r w:rsidRPr="00EA6F69">
        <w:rPr>
          <w:b/>
          <w:bCs/>
        </w:rPr>
        <w:t>G_CANCyclicBuf_in</w:t>
      </w:r>
      <w:proofErr w:type="spellEnd"/>
      <w:r w:rsidRPr="00EA6F69">
        <w:rPr>
          <w:b/>
          <w:bCs/>
        </w:rPr>
        <w:t>)</w:t>
      </w:r>
    </w:p>
    <w:p w14:paraId="2FDAEADA" w14:textId="77777777" w:rsidR="00134E14" w:rsidRPr="00EA6F69" w:rsidRDefault="00134E14" w:rsidP="00216E0A">
      <w:pPr>
        <w:numPr>
          <w:ilvl w:val="1"/>
          <w:numId w:val="69"/>
        </w:numPr>
        <w:bidi w:val="0"/>
      </w:pPr>
      <w:r w:rsidRPr="00EA6F69">
        <w:rPr>
          <w:b/>
          <w:bCs/>
        </w:rPr>
        <w:t>Producer:</w:t>
      </w:r>
      <w:r w:rsidRPr="00EA6F69">
        <w:t xml:space="preserve"> Core 1 places received frames into the next free slot:</w:t>
      </w:r>
    </w:p>
    <w:p w14:paraId="7C708B87" w14:textId="77777777" w:rsidR="00134E14" w:rsidRPr="00EA6F69" w:rsidRDefault="00134E14" w:rsidP="00216E0A">
      <w:pPr>
        <w:numPr>
          <w:ilvl w:val="2"/>
          <w:numId w:val="69"/>
        </w:numPr>
        <w:bidi w:val="0"/>
      </w:pPr>
      <w:r w:rsidRPr="00EA6F69">
        <w:t xml:space="preserve">Write payload into </w:t>
      </w:r>
      <w:proofErr w:type="spellStart"/>
      <w:r w:rsidRPr="00EA6F69">
        <w:t>CANQueue</w:t>
      </w:r>
      <w:proofErr w:type="spellEnd"/>
      <w:r w:rsidRPr="00EA6F69">
        <w:t>[</w:t>
      </w:r>
      <w:proofErr w:type="gramStart"/>
      <w:r w:rsidRPr="00EA6F69">
        <w:t>slot,*</w:t>
      </w:r>
      <w:proofErr w:type="gramEnd"/>
      <w:r w:rsidRPr="00EA6F69">
        <w:t>] (two words)</w:t>
      </w:r>
    </w:p>
    <w:p w14:paraId="04A5AE30" w14:textId="77777777" w:rsidR="00134E14" w:rsidRPr="00EA6F69" w:rsidRDefault="00134E14" w:rsidP="00216E0A">
      <w:pPr>
        <w:numPr>
          <w:ilvl w:val="2"/>
          <w:numId w:val="69"/>
        </w:numPr>
        <w:bidi w:val="0"/>
      </w:pPr>
      <w:r w:rsidRPr="00EA6F69">
        <w:t xml:space="preserve">Write metadata </w:t>
      </w:r>
      <w:proofErr w:type="gramStart"/>
      <w:r w:rsidRPr="00EA6F69">
        <w:t>CANID[</w:t>
      </w:r>
      <w:proofErr w:type="gramEnd"/>
      <w:r w:rsidRPr="00EA6F69">
        <w:t xml:space="preserve">slot], </w:t>
      </w:r>
      <w:proofErr w:type="spellStart"/>
      <w:r w:rsidRPr="00EA6F69">
        <w:t>DLenAndAttrib</w:t>
      </w:r>
      <w:proofErr w:type="spellEnd"/>
      <w:r w:rsidRPr="00EA6F69">
        <w:t>[slot]</w:t>
      </w:r>
    </w:p>
    <w:p w14:paraId="63180987" w14:textId="77777777" w:rsidR="00134E14" w:rsidRPr="00EA6F69" w:rsidRDefault="00134E14" w:rsidP="00216E0A">
      <w:pPr>
        <w:numPr>
          <w:ilvl w:val="2"/>
          <w:numId w:val="69"/>
        </w:numPr>
        <w:bidi w:val="0"/>
      </w:pPr>
      <w:r w:rsidRPr="00EA6F69">
        <w:t xml:space="preserve">Advance </w:t>
      </w:r>
      <w:proofErr w:type="spellStart"/>
      <w:r w:rsidRPr="00EA6F69">
        <w:t>PutCounter</w:t>
      </w:r>
      <w:proofErr w:type="spellEnd"/>
      <w:r w:rsidRPr="00EA6F69">
        <w:t xml:space="preserve"> (mod 64) and notify Core 2 via IPC</w:t>
      </w:r>
    </w:p>
    <w:p w14:paraId="2C3272AF" w14:textId="77777777" w:rsidR="00134E14" w:rsidRPr="00EA6F69" w:rsidRDefault="00134E14" w:rsidP="00216E0A">
      <w:pPr>
        <w:numPr>
          <w:ilvl w:val="1"/>
          <w:numId w:val="69"/>
        </w:numPr>
        <w:bidi w:val="0"/>
      </w:pPr>
      <w:r w:rsidRPr="00EA6F69">
        <w:rPr>
          <w:b/>
          <w:bCs/>
        </w:rPr>
        <w:t>Consumer:</w:t>
      </w:r>
      <w:r w:rsidRPr="00EA6F69">
        <w:t xml:space="preserve"> SEAL reads the slot and advances </w:t>
      </w:r>
      <w:proofErr w:type="spellStart"/>
      <w:r w:rsidRPr="00EA6F69">
        <w:rPr>
          <w:b/>
          <w:bCs/>
        </w:rPr>
        <w:t>FetchCounter</w:t>
      </w:r>
      <w:proofErr w:type="spellEnd"/>
      <w:r w:rsidRPr="00EA6F69">
        <w:t xml:space="preserve"> (mod 64)</w:t>
      </w:r>
    </w:p>
    <w:p w14:paraId="266679F8" w14:textId="77777777" w:rsidR="00134E14" w:rsidRPr="00EA6F69" w:rsidRDefault="00134E14" w:rsidP="00216E0A">
      <w:pPr>
        <w:numPr>
          <w:ilvl w:val="0"/>
          <w:numId w:val="69"/>
        </w:numPr>
        <w:bidi w:val="0"/>
      </w:pPr>
      <w:r w:rsidRPr="00EA6F69">
        <w:rPr>
          <w:b/>
          <w:bCs/>
        </w:rPr>
        <w:t>TX buffer (</w:t>
      </w:r>
      <w:proofErr w:type="spellStart"/>
      <w:r w:rsidRPr="00EA6F69">
        <w:rPr>
          <w:b/>
          <w:bCs/>
        </w:rPr>
        <w:t>G_CANCyclicBuf_out</w:t>
      </w:r>
      <w:proofErr w:type="spellEnd"/>
      <w:r w:rsidRPr="00EA6F69">
        <w:rPr>
          <w:b/>
          <w:bCs/>
        </w:rPr>
        <w:t>)</w:t>
      </w:r>
    </w:p>
    <w:p w14:paraId="4461E321" w14:textId="77777777" w:rsidR="00134E14" w:rsidRPr="00EA6F69" w:rsidRDefault="00134E14" w:rsidP="00216E0A">
      <w:pPr>
        <w:numPr>
          <w:ilvl w:val="1"/>
          <w:numId w:val="69"/>
        </w:numPr>
        <w:bidi w:val="0"/>
      </w:pPr>
      <w:r w:rsidRPr="00EA6F69">
        <w:rPr>
          <w:b/>
          <w:bCs/>
        </w:rPr>
        <w:lastRenderedPageBreak/>
        <w:t>Producer:</w:t>
      </w:r>
      <w:r w:rsidRPr="00EA6F69">
        <w:t xml:space="preserve"> SEAL writes payload/metadata into the next free slot and advances </w:t>
      </w:r>
      <w:proofErr w:type="spellStart"/>
      <w:r w:rsidRPr="00EA6F69">
        <w:rPr>
          <w:b/>
          <w:bCs/>
        </w:rPr>
        <w:t>PutCounter</w:t>
      </w:r>
      <w:proofErr w:type="spellEnd"/>
      <w:r w:rsidRPr="00EA6F69">
        <w:t xml:space="preserve"> (mod 64)</w:t>
      </w:r>
    </w:p>
    <w:p w14:paraId="7A534020" w14:textId="77777777" w:rsidR="00134E14" w:rsidRPr="00EA6F69" w:rsidRDefault="00134E14" w:rsidP="00216E0A">
      <w:pPr>
        <w:numPr>
          <w:ilvl w:val="1"/>
          <w:numId w:val="69"/>
        </w:numPr>
        <w:bidi w:val="0"/>
      </w:pPr>
      <w:r w:rsidRPr="00EA6F69">
        <w:rPr>
          <w:b/>
          <w:bCs/>
        </w:rPr>
        <w:t>Consumer:</w:t>
      </w:r>
      <w:r w:rsidRPr="00EA6F69">
        <w:t xml:space="preserve"> Core 1 transmits from the slot and advances </w:t>
      </w:r>
      <w:proofErr w:type="spellStart"/>
      <w:r w:rsidRPr="00EA6F69">
        <w:rPr>
          <w:b/>
          <w:bCs/>
        </w:rPr>
        <w:t>TxFetchCounter</w:t>
      </w:r>
      <w:proofErr w:type="spellEnd"/>
      <w:r w:rsidRPr="00EA6F69">
        <w:t xml:space="preserve"> (mod 64)</w:t>
      </w:r>
    </w:p>
    <w:p w14:paraId="66D01557" w14:textId="77777777" w:rsidR="00134E14" w:rsidRPr="00EA6F69" w:rsidRDefault="00134E14" w:rsidP="00216E0A">
      <w:pPr>
        <w:bidi w:val="0"/>
      </w:pPr>
      <w:r w:rsidRPr="00EA6F69">
        <w:rPr>
          <w:b/>
          <w:bCs/>
        </w:rPr>
        <w:t>Non-blocking semantics.</w:t>
      </w:r>
      <w:r w:rsidRPr="00EA6F69">
        <w:t xml:space="preserve"> On RX overflow or TX saturation (producer would overrun consumer), the operation </w:t>
      </w:r>
      <w:r w:rsidRPr="00EA6F69">
        <w:rPr>
          <w:b/>
          <w:bCs/>
        </w:rPr>
        <w:t>does not block</w:t>
      </w:r>
      <w:r w:rsidRPr="00EA6F69">
        <w:t xml:space="preserve">; the producer drops the message and increments </w:t>
      </w:r>
      <w:proofErr w:type="spellStart"/>
      <w:r w:rsidRPr="00EA6F69">
        <w:t>CANError</w:t>
      </w:r>
      <w:proofErr w:type="spellEnd"/>
      <w:r w:rsidRPr="00EA6F69">
        <w:t>. SEAL should keep its own diagnostics if needed.</w:t>
      </w:r>
    </w:p>
    <w:p w14:paraId="57CFA569" w14:textId="77777777" w:rsidR="00134E14" w:rsidRPr="00EA6F69" w:rsidRDefault="00134E14" w:rsidP="00216E0A">
      <w:pPr>
        <w:numPr>
          <w:ilvl w:val="0"/>
          <w:numId w:val="67"/>
        </w:numPr>
        <w:bidi w:val="0"/>
        <w:rPr>
          <w:b/>
          <w:bCs/>
        </w:rPr>
      </w:pPr>
      <w:r w:rsidRPr="00EA6F69">
        <w:rPr>
          <w:b/>
          <w:bCs/>
        </w:rPr>
        <w:t>Addressing &amp; filters</w:t>
      </w:r>
    </w:p>
    <w:p w14:paraId="5409A22E" w14:textId="77777777" w:rsidR="00134E14" w:rsidRPr="00EA6F69" w:rsidRDefault="00134E14" w:rsidP="00216E0A">
      <w:pPr>
        <w:numPr>
          <w:ilvl w:val="0"/>
          <w:numId w:val="70"/>
        </w:numPr>
        <w:bidi w:val="0"/>
      </w:pPr>
      <w:r w:rsidRPr="00EA6F69">
        <w:rPr>
          <w:b/>
          <w:bCs/>
        </w:rPr>
        <w:t>SEAL must own two CAN IDs:</w:t>
      </w:r>
      <w:r w:rsidRPr="00EA6F69">
        <w:t xml:space="preserve"> exactly </w:t>
      </w:r>
      <w:r w:rsidRPr="00EA6F69">
        <w:rPr>
          <w:b/>
          <w:bCs/>
        </w:rPr>
        <w:t>one standard (11-bit)</w:t>
      </w:r>
      <w:r w:rsidRPr="00EA6F69">
        <w:t xml:space="preserve"> and </w:t>
      </w:r>
      <w:r w:rsidRPr="00EA6F69">
        <w:rPr>
          <w:b/>
          <w:bCs/>
        </w:rPr>
        <w:t>one extended (29-bit)</w:t>
      </w:r>
      <w:r w:rsidRPr="00EA6F69">
        <w:t>.</w:t>
      </w:r>
    </w:p>
    <w:p w14:paraId="109FB447" w14:textId="77777777" w:rsidR="00134E14" w:rsidRPr="00EA6F69" w:rsidRDefault="00134E14" w:rsidP="00216E0A">
      <w:pPr>
        <w:numPr>
          <w:ilvl w:val="0"/>
          <w:numId w:val="70"/>
        </w:numPr>
        <w:bidi w:val="0"/>
      </w:pPr>
      <w:r w:rsidRPr="00EA6F69">
        <w:t xml:space="preserve">SEAL </w:t>
      </w:r>
      <w:r w:rsidRPr="00EA6F69">
        <w:rPr>
          <w:b/>
          <w:bCs/>
        </w:rPr>
        <w:t>reports its IDs to Core 1</w:t>
      </w:r>
      <w:r w:rsidRPr="00EA6F69">
        <w:t xml:space="preserve"> via the </w:t>
      </w:r>
      <w:proofErr w:type="spellStart"/>
      <w:r w:rsidRPr="00EA6F69">
        <w:t>SolFlow</w:t>
      </w:r>
      <w:proofErr w:type="spellEnd"/>
      <w:r w:rsidRPr="00EA6F69">
        <w:t>-defined mechanism (part of the ABI).</w:t>
      </w:r>
    </w:p>
    <w:p w14:paraId="59D3BB0B" w14:textId="77777777" w:rsidR="00134E14" w:rsidRPr="00EA6F69" w:rsidRDefault="00134E14" w:rsidP="00216E0A">
      <w:pPr>
        <w:numPr>
          <w:ilvl w:val="0"/>
          <w:numId w:val="70"/>
        </w:numPr>
        <w:bidi w:val="0"/>
      </w:pPr>
      <w:r w:rsidRPr="00EA6F69">
        <w:rPr>
          <w:b/>
          <w:bCs/>
        </w:rPr>
        <w:t>Core 1 exposes upstream (to Core 2/SEAL)</w:t>
      </w:r>
      <w:r w:rsidRPr="00EA6F69">
        <w:t xml:space="preserve"> only:</w:t>
      </w:r>
    </w:p>
    <w:p w14:paraId="2ABB7821" w14:textId="77777777" w:rsidR="00134E14" w:rsidRPr="00EA6F69" w:rsidRDefault="00134E14" w:rsidP="00216E0A">
      <w:pPr>
        <w:numPr>
          <w:ilvl w:val="1"/>
          <w:numId w:val="70"/>
        </w:numPr>
        <w:bidi w:val="0"/>
      </w:pPr>
      <w:r w:rsidRPr="00EA6F69">
        <w:t xml:space="preserve">Messages addressed to </w:t>
      </w:r>
      <w:r w:rsidRPr="00EA6F69">
        <w:rPr>
          <w:b/>
          <w:bCs/>
        </w:rPr>
        <w:t>SEAL’s own ID(s)</w:t>
      </w:r>
      <w:r w:rsidRPr="00EA6F69">
        <w:t>, and</w:t>
      </w:r>
    </w:p>
    <w:p w14:paraId="74FC4960" w14:textId="77777777" w:rsidR="00134E14" w:rsidRPr="00EA6F69" w:rsidRDefault="00134E14" w:rsidP="00216E0A">
      <w:pPr>
        <w:numPr>
          <w:ilvl w:val="1"/>
          <w:numId w:val="70"/>
        </w:numPr>
        <w:bidi w:val="0"/>
      </w:pPr>
      <w:r w:rsidRPr="00EA6F69">
        <w:rPr>
          <w:b/>
          <w:bCs/>
        </w:rPr>
        <w:t>Broadcast</w:t>
      </w:r>
      <w:r w:rsidRPr="00EA6F69">
        <w:t xml:space="preserve"> frames (per project policy).</w:t>
      </w:r>
    </w:p>
    <w:p w14:paraId="0D97DB58" w14:textId="77777777" w:rsidR="00134E14" w:rsidRPr="00EA6F69" w:rsidRDefault="00134E14" w:rsidP="00216E0A">
      <w:pPr>
        <w:numPr>
          <w:ilvl w:val="0"/>
          <w:numId w:val="70"/>
        </w:numPr>
        <w:bidi w:val="0"/>
      </w:pPr>
      <w:r w:rsidRPr="00EA6F69">
        <w:rPr>
          <w:b/>
          <w:bCs/>
        </w:rPr>
        <w:t>ID value 0 is disqualified</w:t>
      </w:r>
      <w:r w:rsidRPr="00EA6F69">
        <w:t xml:space="preserve"> and must not be used. If reported as 0, Core 1 will not route frames to SEAL.</w:t>
      </w:r>
    </w:p>
    <w:p w14:paraId="15C66F00" w14:textId="77777777" w:rsidR="00134E14" w:rsidRPr="00EA6F69" w:rsidRDefault="00134E14" w:rsidP="00216E0A">
      <w:pPr>
        <w:numPr>
          <w:ilvl w:val="0"/>
          <w:numId w:val="67"/>
        </w:numPr>
        <w:bidi w:val="0"/>
        <w:rPr>
          <w:b/>
          <w:bCs/>
        </w:rPr>
      </w:pPr>
      <w:r w:rsidRPr="00EA6F69">
        <w:rPr>
          <w:b/>
          <w:bCs/>
        </w:rPr>
        <w:t>Execution placement &amp; policy</w:t>
      </w:r>
    </w:p>
    <w:p w14:paraId="789D1708" w14:textId="77777777" w:rsidR="00134E14" w:rsidRPr="00EA6F69" w:rsidRDefault="00134E14" w:rsidP="00216E0A">
      <w:pPr>
        <w:numPr>
          <w:ilvl w:val="0"/>
          <w:numId w:val="71"/>
        </w:numPr>
        <w:bidi w:val="0"/>
      </w:pPr>
      <w:proofErr w:type="spellStart"/>
      <w:r w:rsidRPr="00EA6F69">
        <w:rPr>
          <w:b/>
          <w:bCs/>
        </w:rPr>
        <w:t>IdleLoop</w:t>
      </w:r>
      <w:proofErr w:type="spellEnd"/>
      <w:r w:rsidRPr="00EA6F69">
        <w:t xml:space="preserve"> performs CAN parsing and response building in </w:t>
      </w:r>
      <w:r w:rsidRPr="00EA6F69">
        <w:rPr>
          <w:b/>
          <w:bCs/>
        </w:rPr>
        <w:t>short slices</w:t>
      </w:r>
      <w:r w:rsidRPr="00EA6F69">
        <w:t xml:space="preserve"> to preserve ISR responsiveness.</w:t>
      </w:r>
    </w:p>
    <w:p w14:paraId="3D898B69" w14:textId="77777777" w:rsidR="00134E14" w:rsidRPr="00EA6F69" w:rsidRDefault="00134E14" w:rsidP="00216E0A">
      <w:pPr>
        <w:numPr>
          <w:ilvl w:val="0"/>
          <w:numId w:val="71"/>
        </w:numPr>
        <w:bidi w:val="0"/>
      </w:pPr>
      <w:r w:rsidRPr="00EA6F69">
        <w:rPr>
          <w:b/>
          <w:bCs/>
        </w:rPr>
        <w:t>ISR</w:t>
      </w:r>
      <w:r w:rsidRPr="00EA6F69">
        <w:t xml:space="preserve"> should not handle bulk CAN work; at most, set light flags or counters.</w:t>
      </w:r>
    </w:p>
    <w:p w14:paraId="60B61E93" w14:textId="77777777" w:rsidR="00134E14" w:rsidRPr="00EA6F69" w:rsidRDefault="00134E14" w:rsidP="00216E0A">
      <w:pPr>
        <w:numPr>
          <w:ilvl w:val="0"/>
          <w:numId w:val="71"/>
        </w:numPr>
        <w:bidi w:val="0"/>
      </w:pPr>
      <w:r w:rsidRPr="00EA6F69">
        <w:rPr>
          <w:b/>
          <w:bCs/>
        </w:rPr>
        <w:t>No dynamic memory; C only.</w:t>
      </w:r>
      <w:r w:rsidRPr="00EA6F69">
        <w:t xml:space="preserve"> All queues are </w:t>
      </w:r>
      <w:r w:rsidRPr="00EA6F69">
        <w:rPr>
          <w:b/>
          <w:bCs/>
        </w:rPr>
        <w:t>statically allocated</w:t>
      </w:r>
      <w:r w:rsidRPr="00EA6F69">
        <w:t xml:space="preserve"> with fixed sizes from the </w:t>
      </w:r>
      <w:proofErr w:type="gramStart"/>
      <w:r w:rsidRPr="00EA6F69">
        <w:t>drive</w:t>
      </w:r>
      <w:proofErr w:type="gramEnd"/>
      <w:r w:rsidRPr="00EA6F69">
        <w:t xml:space="preserve"> identity.</w:t>
      </w:r>
    </w:p>
    <w:p w14:paraId="45BFC8AA" w14:textId="77777777" w:rsidR="00134E14" w:rsidRPr="00EA6F69" w:rsidRDefault="00134E14" w:rsidP="00216E0A">
      <w:pPr>
        <w:numPr>
          <w:ilvl w:val="0"/>
          <w:numId w:val="71"/>
        </w:numPr>
        <w:bidi w:val="0"/>
      </w:pPr>
      <w:r w:rsidRPr="00EA6F69">
        <w:t xml:space="preserve">SEAL </w:t>
      </w:r>
      <w:r w:rsidRPr="00EA6F69">
        <w:rPr>
          <w:b/>
          <w:bCs/>
        </w:rPr>
        <w:t>does not reconfigure</w:t>
      </w:r>
      <w:r w:rsidRPr="00EA6F69">
        <w:t xml:space="preserve"> physical CAN parameters at runtime (bitrate, timing, filters); these are owned by Core 1/</w:t>
      </w:r>
      <w:proofErr w:type="spellStart"/>
      <w:r w:rsidRPr="00EA6F69">
        <w:t>SolFlow</w:t>
      </w:r>
      <w:proofErr w:type="spellEnd"/>
      <w:r w:rsidRPr="00EA6F69">
        <w:t xml:space="preserve"> and exposed read-only to SEAL via setup/feedback.</w:t>
      </w:r>
    </w:p>
    <w:p w14:paraId="698204BC" w14:textId="77777777" w:rsidR="00134E14" w:rsidRPr="00EA6F69" w:rsidRDefault="00134E14" w:rsidP="00216E0A">
      <w:pPr>
        <w:numPr>
          <w:ilvl w:val="0"/>
          <w:numId w:val="67"/>
        </w:numPr>
        <w:bidi w:val="0"/>
        <w:rPr>
          <w:b/>
          <w:bCs/>
        </w:rPr>
      </w:pPr>
      <w:r w:rsidRPr="00EA6F69">
        <w:rPr>
          <w:b/>
          <w:bCs/>
        </w:rPr>
        <w:t>Quick read of a slot (conceptual)</w:t>
      </w:r>
    </w:p>
    <w:p w14:paraId="3BFC9E7A" w14:textId="77777777" w:rsidR="00134E14" w:rsidRPr="00EA6F69" w:rsidRDefault="00134E14" w:rsidP="00216E0A">
      <w:pPr>
        <w:numPr>
          <w:ilvl w:val="0"/>
          <w:numId w:val="72"/>
        </w:numPr>
        <w:bidi w:val="0"/>
      </w:pPr>
      <w:r w:rsidRPr="00EA6F69">
        <w:t xml:space="preserve">Snapshot </w:t>
      </w:r>
      <w:proofErr w:type="spellStart"/>
      <w:r w:rsidRPr="00EA6F69">
        <w:t>PutCounter</w:t>
      </w:r>
      <w:proofErr w:type="spellEnd"/>
      <w:r w:rsidRPr="00EA6F69">
        <w:t>/</w:t>
      </w:r>
      <w:proofErr w:type="spellStart"/>
      <w:r w:rsidRPr="00EA6F69">
        <w:t>FetchCounter</w:t>
      </w:r>
      <w:proofErr w:type="spellEnd"/>
      <w:r w:rsidRPr="00EA6F69">
        <w:t xml:space="preserve"> (mod 64).</w:t>
      </w:r>
    </w:p>
    <w:p w14:paraId="655883A9" w14:textId="77777777" w:rsidR="00134E14" w:rsidRPr="00EA6F69" w:rsidRDefault="00134E14" w:rsidP="00216E0A">
      <w:pPr>
        <w:numPr>
          <w:ilvl w:val="0"/>
          <w:numId w:val="72"/>
        </w:numPr>
        <w:bidi w:val="0"/>
      </w:pPr>
      <w:r w:rsidRPr="00EA6F69">
        <w:t xml:space="preserve">If </w:t>
      </w:r>
      <w:proofErr w:type="spellStart"/>
      <w:r w:rsidRPr="00EA6F69">
        <w:t>FetchCounter</w:t>
      </w:r>
      <w:proofErr w:type="spellEnd"/>
      <w:r w:rsidRPr="00EA6F69">
        <w:t xml:space="preserve"> == </w:t>
      </w:r>
      <w:proofErr w:type="spellStart"/>
      <w:r w:rsidRPr="00EA6F69">
        <w:t>PutCounter</w:t>
      </w:r>
      <w:proofErr w:type="spellEnd"/>
      <w:r w:rsidRPr="00EA6F69">
        <w:t>, queue is empty.</w:t>
      </w:r>
    </w:p>
    <w:p w14:paraId="0FBFE654" w14:textId="77777777" w:rsidR="00134E14" w:rsidRPr="00EA6F69" w:rsidRDefault="00134E14" w:rsidP="00216E0A">
      <w:pPr>
        <w:numPr>
          <w:ilvl w:val="0"/>
          <w:numId w:val="72"/>
        </w:numPr>
        <w:bidi w:val="0"/>
      </w:pPr>
      <w:r w:rsidRPr="00EA6F69">
        <w:t xml:space="preserve">Else read </w:t>
      </w:r>
      <w:proofErr w:type="gramStart"/>
      <w:r w:rsidRPr="00EA6F69">
        <w:t>CANID[</w:t>
      </w:r>
      <w:proofErr w:type="gramEnd"/>
      <w:r w:rsidRPr="00EA6F69">
        <w:t xml:space="preserve">slot], </w:t>
      </w:r>
      <w:proofErr w:type="spellStart"/>
      <w:r w:rsidRPr="00EA6F69">
        <w:t>DLenAndAttrib</w:t>
      </w:r>
      <w:proofErr w:type="spellEnd"/>
      <w:r w:rsidRPr="00EA6F69">
        <w:t xml:space="preserve">[slot], </w:t>
      </w:r>
      <w:proofErr w:type="spellStart"/>
      <w:r w:rsidRPr="00EA6F69">
        <w:t>CANQueue</w:t>
      </w:r>
      <w:proofErr w:type="spellEnd"/>
      <w:r w:rsidRPr="00EA6F69">
        <w:t>[</w:t>
      </w:r>
      <w:proofErr w:type="gramStart"/>
      <w:r w:rsidRPr="00EA6F69">
        <w:t>slot,*</w:t>
      </w:r>
      <w:proofErr w:type="gramEnd"/>
      <w:r w:rsidRPr="00EA6F69">
        <w:t>].</w:t>
      </w:r>
    </w:p>
    <w:p w14:paraId="4FF3E8A0" w14:textId="77777777" w:rsidR="00134E14" w:rsidRPr="00EA6F69" w:rsidRDefault="00134E14" w:rsidP="00216E0A">
      <w:pPr>
        <w:numPr>
          <w:ilvl w:val="0"/>
          <w:numId w:val="72"/>
        </w:numPr>
        <w:bidi w:val="0"/>
      </w:pPr>
      <w:r w:rsidRPr="00EA6F69">
        <w:t xml:space="preserve">Advance </w:t>
      </w:r>
      <w:proofErr w:type="spellStart"/>
      <w:r w:rsidRPr="00EA6F69">
        <w:t>FetchCounter</w:t>
      </w:r>
      <w:proofErr w:type="spellEnd"/>
      <w:r w:rsidRPr="00EA6F69">
        <w:t xml:space="preserve"> (mod 64) and return.</w:t>
      </w:r>
    </w:p>
    <w:p w14:paraId="5B30203C" w14:textId="77777777" w:rsidR="00134E14" w:rsidRPr="00EA6F69" w:rsidRDefault="00134E14" w:rsidP="00216E0A">
      <w:pPr>
        <w:bidi w:val="0"/>
      </w:pPr>
      <w:r w:rsidRPr="00EA6F69">
        <w:t>This fixed-queue design keeps inter-core CAN traffic deterministic, avoids heap usage, and ensures SEAL processes only the frames that matter (its IDs and broadcast).</w:t>
      </w:r>
    </w:p>
    <w:tbl>
      <w:tblPr>
        <w:tblStyle w:val="TableGrid"/>
        <w:tblW w:w="0" w:type="auto"/>
        <w:tblLook w:val="04A0" w:firstRow="1" w:lastRow="0" w:firstColumn="1" w:lastColumn="0" w:noHBand="0" w:noVBand="1"/>
      </w:tblPr>
      <w:tblGrid>
        <w:gridCol w:w="8296"/>
      </w:tblGrid>
      <w:tr w:rsidR="002D1F8D" w:rsidRPr="00EA6F69" w14:paraId="2C2C8195" w14:textId="77777777" w:rsidTr="002D1F8D">
        <w:tc>
          <w:tcPr>
            <w:tcW w:w="8296" w:type="dxa"/>
            <w:shd w:val="clear" w:color="auto" w:fill="E8E8E8" w:themeFill="background2"/>
          </w:tcPr>
          <w:p w14:paraId="46259E08" w14:textId="497143D0" w:rsidR="002D1F8D" w:rsidRPr="00EA6F69" w:rsidRDefault="002D1F8D" w:rsidP="00216E0A">
            <w:pPr>
              <w:bidi w:val="0"/>
            </w:pPr>
            <w:r w:rsidRPr="00EA6F69">
              <w:t xml:space="preserve">The CAN service implements message queues only but not any specific </w:t>
            </w:r>
            <w:r w:rsidR="00415D37" w:rsidRPr="00EA6F69">
              <w:t xml:space="preserve">protocol like </w:t>
            </w:r>
            <w:proofErr w:type="spellStart"/>
            <w:r w:rsidR="00415D37" w:rsidRPr="00EA6F69">
              <w:t>CanOpen</w:t>
            </w:r>
            <w:proofErr w:type="spellEnd"/>
            <w:r w:rsidR="00415D37" w:rsidRPr="00EA6F69">
              <w:t xml:space="preserve"> or J1939. </w:t>
            </w:r>
            <w:r w:rsidR="003E24EB" w:rsidRPr="00EA6F69">
              <w:t>A modeler that wishes these stacks must provide them.</w:t>
            </w:r>
          </w:p>
        </w:tc>
      </w:tr>
    </w:tbl>
    <w:p w14:paraId="6E2FA68D" w14:textId="77777777" w:rsidR="00134E14" w:rsidRPr="00EA6F69" w:rsidRDefault="00134E14" w:rsidP="00216E0A">
      <w:pPr>
        <w:bidi w:val="0"/>
      </w:pPr>
    </w:p>
    <w:tbl>
      <w:tblPr>
        <w:tblStyle w:val="TableGrid"/>
        <w:tblW w:w="0" w:type="auto"/>
        <w:shd w:val="clear" w:color="auto" w:fill="E8E8E8" w:themeFill="background2"/>
        <w:tblLook w:val="04A0" w:firstRow="1" w:lastRow="0" w:firstColumn="1" w:lastColumn="0" w:noHBand="0" w:noVBand="1"/>
      </w:tblPr>
      <w:tblGrid>
        <w:gridCol w:w="8296"/>
      </w:tblGrid>
      <w:tr w:rsidR="003E24EB" w:rsidRPr="00EA6F69" w14:paraId="074D2418" w14:textId="77777777" w:rsidTr="003E24EB">
        <w:tc>
          <w:tcPr>
            <w:tcW w:w="8296" w:type="dxa"/>
            <w:shd w:val="clear" w:color="auto" w:fill="E8E8E8" w:themeFill="background2"/>
          </w:tcPr>
          <w:p w14:paraId="7B9B13A2" w14:textId="48E28344" w:rsidR="003E24EB" w:rsidRPr="00EA6F69" w:rsidRDefault="003E24EB" w:rsidP="00216E0A">
            <w:pPr>
              <w:bidi w:val="0"/>
              <w:spacing w:after="160" w:line="259" w:lineRule="auto"/>
            </w:pPr>
            <w:r w:rsidRPr="00EA6F69">
              <w:lastRenderedPageBreak/>
              <w:t>The shipped Seal example model includes an example of correct CAN RX and TX queues use. It also implements an example which simply transmits back everything it receives.</w:t>
            </w:r>
          </w:p>
        </w:tc>
      </w:tr>
    </w:tbl>
    <w:p w14:paraId="0EE84262" w14:textId="77777777" w:rsidR="00134E14" w:rsidRPr="00EA6F69" w:rsidRDefault="00134E14" w:rsidP="00216E0A">
      <w:pPr>
        <w:bidi w:val="0"/>
      </w:pPr>
    </w:p>
    <w:tbl>
      <w:tblPr>
        <w:tblStyle w:val="TableGrid"/>
        <w:tblW w:w="0" w:type="auto"/>
        <w:shd w:val="clear" w:color="auto" w:fill="E8E8E8" w:themeFill="background2"/>
        <w:tblLook w:val="04A0" w:firstRow="1" w:lastRow="0" w:firstColumn="1" w:lastColumn="0" w:noHBand="0" w:noVBand="1"/>
      </w:tblPr>
      <w:tblGrid>
        <w:gridCol w:w="8296"/>
      </w:tblGrid>
      <w:tr w:rsidR="003E24EB" w:rsidRPr="00EA6F69" w14:paraId="4A0E9663" w14:textId="77777777" w:rsidTr="003E24EB">
        <w:tc>
          <w:tcPr>
            <w:tcW w:w="8296" w:type="dxa"/>
            <w:shd w:val="clear" w:color="auto" w:fill="E8E8E8" w:themeFill="background2"/>
          </w:tcPr>
          <w:p w14:paraId="386D0967" w14:textId="76A5B716" w:rsidR="003E24EB" w:rsidRPr="00EA6F69" w:rsidRDefault="003E24EB" w:rsidP="00216E0A">
            <w:pPr>
              <w:bidi w:val="0"/>
            </w:pPr>
            <w:r w:rsidRPr="00EA6F69">
              <w:t xml:space="preserve">The Seal example (see e.g. Setup handler) provides ways to access the </w:t>
            </w:r>
            <w:proofErr w:type="gramStart"/>
            <w:r w:rsidRPr="00EA6F69">
              <w:t>drive's</w:t>
            </w:r>
            <w:proofErr w:type="gramEnd"/>
            <w:r w:rsidRPr="00EA6F69">
              <w:t xml:space="preserve"> get/set object dictionary. This is implemented by direct addressing the object dictionary. No physical CAN lines are </w:t>
            </w:r>
            <w:proofErr w:type="gramStart"/>
            <w:r w:rsidRPr="00EA6F69">
              <w:t>involved</w:t>
            </w:r>
            <w:proofErr w:type="gramEnd"/>
            <w:r w:rsidRPr="00EA6F69">
              <w:t xml:space="preserve"> and no use is made of the CAN queue system presented above.</w:t>
            </w:r>
          </w:p>
        </w:tc>
      </w:tr>
    </w:tbl>
    <w:p w14:paraId="55F49BEA" w14:textId="1547BDCA" w:rsidR="009200EF" w:rsidRPr="00EA6F69" w:rsidRDefault="00134E14" w:rsidP="00216E0A">
      <w:pPr>
        <w:bidi w:val="0"/>
      </w:pPr>
      <w:r w:rsidRPr="00EA6F69">
        <w:t xml:space="preserve"> </w:t>
      </w:r>
    </w:p>
    <w:p w14:paraId="3680C399" w14:textId="6E413F5F" w:rsidR="00240FD3" w:rsidRPr="00EA6F69" w:rsidRDefault="002A64F1" w:rsidP="00216E0A">
      <w:pPr>
        <w:pStyle w:val="Heading2"/>
        <w:bidi w:val="0"/>
      </w:pPr>
      <w:bookmarkStart w:id="109" w:name="_Toc206913444"/>
      <w:bookmarkStart w:id="110" w:name="_Toc206915182"/>
      <w:bookmarkStart w:id="111" w:name="_Toc208134067"/>
      <w:r w:rsidRPr="00EA6F69">
        <w:t>Building an entry point function (function call subsystem)</w:t>
      </w:r>
      <w:bookmarkEnd w:id="109"/>
      <w:bookmarkEnd w:id="110"/>
      <w:bookmarkEnd w:id="111"/>
    </w:p>
    <w:p w14:paraId="1D96F6DB" w14:textId="77777777" w:rsidR="00024138" w:rsidRPr="00EA6F69" w:rsidRDefault="00024138" w:rsidP="00216E0A">
      <w:pPr>
        <w:bidi w:val="0"/>
      </w:pPr>
      <w:r w:rsidRPr="00EA6F69">
        <w:t xml:space="preserve">Entry call functions are where your application logic lives. SEAL doesn’t prescribe algorithms; it enforces </w:t>
      </w:r>
      <w:r w:rsidRPr="00EA6F69">
        <w:rPr>
          <w:b/>
          <w:bCs/>
        </w:rPr>
        <w:t>naming</w:t>
      </w:r>
      <w:r w:rsidRPr="00EA6F69">
        <w:t xml:space="preserve">, </w:t>
      </w:r>
      <w:r w:rsidRPr="00EA6F69">
        <w:rPr>
          <w:b/>
          <w:bCs/>
        </w:rPr>
        <w:t>class</w:t>
      </w:r>
      <w:r w:rsidRPr="00EA6F69">
        <w:t xml:space="preserve">, and </w:t>
      </w:r>
      <w:r w:rsidRPr="00EA6F69">
        <w:rPr>
          <w:b/>
          <w:bCs/>
        </w:rPr>
        <w:t>priority</w:t>
      </w:r>
      <w:r w:rsidRPr="00EA6F69">
        <w:t>. The patterns below are proven ways to structure functions that play nicely with the scheduler and data stores.</w:t>
      </w:r>
    </w:p>
    <w:p w14:paraId="4388F9AA" w14:textId="77777777" w:rsidR="00024138" w:rsidRPr="00EA6F69" w:rsidRDefault="00000000" w:rsidP="00216E0A">
      <w:pPr>
        <w:bidi w:val="0"/>
      </w:pPr>
      <w:r>
        <w:pict w14:anchorId="7308399B">
          <v:rect id="_x0000_i1035" style="width:0;height:1.5pt" o:hrstd="t" o:hr="t" fillcolor="#a0a0a0" stroked="f"/>
        </w:pict>
      </w:r>
    </w:p>
    <w:p w14:paraId="78DEBAE2" w14:textId="77777777" w:rsidR="00024138" w:rsidRPr="00EA6F69" w:rsidRDefault="00024138" w:rsidP="00216E0A">
      <w:pPr>
        <w:numPr>
          <w:ilvl w:val="0"/>
          <w:numId w:val="30"/>
        </w:numPr>
        <w:bidi w:val="0"/>
        <w:rPr>
          <w:b/>
          <w:bCs/>
        </w:rPr>
      </w:pPr>
      <w:r w:rsidRPr="00EA6F69">
        <w:rPr>
          <w:b/>
          <w:bCs/>
        </w:rPr>
        <w:t>Common skeleton (applies to all classes)</w:t>
      </w:r>
    </w:p>
    <w:p w14:paraId="13B45EEC" w14:textId="77777777" w:rsidR="00024138" w:rsidRPr="00EA6F69" w:rsidRDefault="00024138" w:rsidP="00216E0A">
      <w:pPr>
        <w:bidi w:val="0"/>
      </w:pPr>
      <w:r w:rsidRPr="00EA6F69">
        <w:rPr>
          <w:b/>
          <w:bCs/>
        </w:rPr>
        <w:t>At call entry (automatic by scheduler):</w:t>
      </w:r>
      <w:r w:rsidRPr="00EA6F69">
        <w:t xml:space="preserve"> feedback + setup reports are refreshed into data stores.</w:t>
      </w:r>
      <w:r w:rsidRPr="00EA6F69">
        <w:br/>
      </w:r>
      <w:r w:rsidRPr="00EA6F69">
        <w:rPr>
          <w:b/>
          <w:bCs/>
        </w:rPr>
        <w:t>At call exit (automatic by scheduler):</w:t>
      </w:r>
      <w:r w:rsidRPr="00EA6F69">
        <w:t xml:space="preserve"> command data stores are pushed to the drive.</w:t>
      </w:r>
    </w:p>
    <w:p w14:paraId="09AA5017" w14:textId="77777777" w:rsidR="00024138" w:rsidRPr="00EA6F69" w:rsidRDefault="00024138" w:rsidP="00216E0A">
      <w:pPr>
        <w:bidi w:val="0"/>
      </w:pPr>
      <w:r w:rsidRPr="00EA6F69">
        <w:rPr>
          <w:b/>
          <w:bCs/>
        </w:rPr>
        <w:t>Inside your function:</w:t>
      </w:r>
    </w:p>
    <w:p w14:paraId="65CF395A" w14:textId="77777777" w:rsidR="00024138" w:rsidRPr="00EA6F69" w:rsidRDefault="00024138" w:rsidP="00216E0A">
      <w:pPr>
        <w:numPr>
          <w:ilvl w:val="0"/>
          <w:numId w:val="30"/>
        </w:numPr>
        <w:bidi w:val="0"/>
      </w:pPr>
      <w:r w:rsidRPr="00EA6F69">
        <w:rPr>
          <w:b/>
          <w:bCs/>
        </w:rPr>
        <w:t>Snapshot</w:t>
      </w:r>
      <w:r w:rsidRPr="00EA6F69">
        <w:t>: Copy the few feedback/setup values you need into locals (prevents mid-function inconsistency if you change your mind).</w:t>
      </w:r>
    </w:p>
    <w:p w14:paraId="59D817F9" w14:textId="77777777" w:rsidR="00024138" w:rsidRPr="00EA6F69" w:rsidRDefault="00024138" w:rsidP="00216E0A">
      <w:pPr>
        <w:numPr>
          <w:ilvl w:val="0"/>
          <w:numId w:val="30"/>
        </w:numPr>
        <w:bidi w:val="0"/>
      </w:pPr>
      <w:r w:rsidRPr="00EA6F69">
        <w:rPr>
          <w:b/>
          <w:bCs/>
        </w:rPr>
        <w:t>Compute</w:t>
      </w:r>
      <w:r w:rsidRPr="00EA6F69">
        <w:t>: Do bounded, deterministic math (fixed widths, saturations).</w:t>
      </w:r>
    </w:p>
    <w:p w14:paraId="521C82F9" w14:textId="77777777" w:rsidR="00024138" w:rsidRPr="00EA6F69" w:rsidRDefault="00024138" w:rsidP="00216E0A">
      <w:pPr>
        <w:numPr>
          <w:ilvl w:val="0"/>
          <w:numId w:val="30"/>
        </w:numPr>
        <w:bidi w:val="0"/>
      </w:pPr>
      <w:r w:rsidRPr="00EA6F69">
        <w:rPr>
          <w:b/>
          <w:bCs/>
        </w:rPr>
        <w:t>Commit</w:t>
      </w:r>
      <w:r w:rsidRPr="00EA6F69">
        <w:t xml:space="preserve">: Write only the command/flags you own. Keep </w:t>
      </w:r>
      <w:proofErr w:type="gramStart"/>
      <w:r w:rsidRPr="00EA6F69">
        <w:t>write</w:t>
      </w:r>
      <w:proofErr w:type="gramEnd"/>
      <w:r w:rsidRPr="00EA6F69">
        <w:t xml:space="preserve"> scope minimal</w:t>
      </w:r>
    </w:p>
    <w:p w14:paraId="7FBD6115" w14:textId="544F058B" w:rsidR="00907B07" w:rsidRPr="00EA6F69" w:rsidRDefault="003A5B00" w:rsidP="00216E0A">
      <w:pPr>
        <w:pStyle w:val="Heading3"/>
        <w:bidi w:val="0"/>
      </w:pPr>
      <w:bookmarkStart w:id="112" w:name="_Toc206913445"/>
      <w:bookmarkStart w:id="113" w:name="_Toc206915183"/>
      <w:bookmarkStart w:id="114" w:name="_Toc208134068"/>
      <w:r w:rsidRPr="00EA6F69">
        <w:t>Ex</w:t>
      </w:r>
      <w:r w:rsidR="00B366FD" w:rsidRPr="00EA6F69">
        <w:t>a</w:t>
      </w:r>
      <w:r w:rsidRPr="00EA6F69">
        <w:t xml:space="preserve">mple 1: </w:t>
      </w:r>
      <w:proofErr w:type="spellStart"/>
      <w:r w:rsidRPr="00EA6F69">
        <w:t>Symulink</w:t>
      </w:r>
      <w:proofErr w:type="spellEnd"/>
      <w:r w:rsidRPr="00EA6F69">
        <w:t xml:space="preserve"> </w:t>
      </w:r>
      <w:r w:rsidR="00B366FD" w:rsidRPr="00EA6F69">
        <w:t>block elements</w:t>
      </w:r>
      <w:bookmarkEnd w:id="112"/>
      <w:bookmarkEnd w:id="113"/>
      <w:bookmarkEnd w:id="114"/>
    </w:p>
    <w:p w14:paraId="5EC17EA8" w14:textId="5E91C598" w:rsidR="00B366FD" w:rsidRPr="00EA6F69" w:rsidRDefault="00B366FD" w:rsidP="00216E0A">
      <w:pPr>
        <w:bidi w:val="0"/>
      </w:pPr>
      <w:r w:rsidRPr="00EA6F69">
        <w:t xml:space="preserve">Consider the </w:t>
      </w:r>
      <w:r w:rsidR="00E25141" w:rsidRPr="00EA6F69">
        <w:t xml:space="preserve">following block diagram: </w:t>
      </w:r>
    </w:p>
    <w:p w14:paraId="1A470113" w14:textId="0A9E8492" w:rsidR="00E25141" w:rsidRPr="00EA6F69" w:rsidRDefault="00E25141" w:rsidP="00216E0A">
      <w:pPr>
        <w:bidi w:val="0"/>
      </w:pPr>
      <w:r w:rsidRPr="00EA6F69">
        <w:rPr>
          <w:noProof/>
        </w:rPr>
        <mc:AlternateContent>
          <mc:Choice Requires="wpc">
            <w:drawing>
              <wp:inline distT="0" distB="0" distL="0" distR="0" wp14:anchorId="7E5082F7" wp14:editId="40E103FC">
                <wp:extent cx="5274310" cy="2423161"/>
                <wp:effectExtent l="0" t="0" r="2540" b="0"/>
                <wp:docPr id="147037596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05666041" name="Picture 2105666041"/>
                          <pic:cNvPicPr>
                            <a:picLocks noChangeAspect="1"/>
                          </pic:cNvPicPr>
                        </pic:nvPicPr>
                        <pic:blipFill>
                          <a:blip r:embed="rId22"/>
                          <a:stretch>
                            <a:fillRect/>
                          </a:stretch>
                        </pic:blipFill>
                        <pic:spPr>
                          <a:xfrm>
                            <a:off x="0" y="0"/>
                            <a:ext cx="5274310" cy="2356104"/>
                          </a:xfrm>
                          <a:prstGeom prst="rect">
                            <a:avLst/>
                          </a:prstGeom>
                        </pic:spPr>
                      </pic:pic>
                    </wpc:wpc>
                  </a:graphicData>
                </a:graphic>
              </wp:inline>
            </w:drawing>
          </mc:Choice>
          <mc:Fallback>
            <w:pict>
              <v:group w14:anchorId="1E82CBC2" id="Canvas 2" o:spid="_x0000_s1026" editas="canvas" style="width:415.3pt;height:190.8pt;mso-position-horizontal-relative:char;mso-position-vertical-relative:line" coordsize="52743,242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">
                <v:shape id="_x0000_s1027" type="#_x0000_t75" style="position:absolute;width:52743;height:24231;visibility:visible;mso-wrap-style:square" filled="t">
                  <v:fill o:detectmouseclick="t"/>
                  <v:path o:connecttype="none"/>
                </v:shape>
                <v:shape id="Picture 2105666041" o:spid="_x0000_s1028" type="#_x0000_t75" style="position:absolute;width:52743;height:23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">
                  <v:imagedata r:id="rId23" o:title=""/>
                </v:shape>
                <w10:wrap anchorx="page"/>
                <w10:anchorlock/>
              </v:group>
            </w:pict>
          </mc:Fallback>
        </mc:AlternateContent>
      </w:r>
    </w:p>
    <w:p w14:paraId="21E7FB39" w14:textId="5D27762D" w:rsidR="002A64F1" w:rsidRPr="00EA6F69" w:rsidRDefault="00E25141" w:rsidP="00216E0A">
      <w:pPr>
        <w:bidi w:val="0"/>
      </w:pPr>
      <w:r w:rsidRPr="00EA6F69">
        <w:t xml:space="preserve">This diagram implements a simplistic cascaded gain over PI controller. </w:t>
      </w:r>
    </w:p>
    <w:p w14:paraId="29FE5F8F" w14:textId="47A65C84" w:rsidR="00E25141" w:rsidRPr="00EA6F69" w:rsidRDefault="00E25141" w:rsidP="00216E0A">
      <w:pPr>
        <w:bidi w:val="0"/>
      </w:pPr>
      <w:r w:rsidRPr="00EA6F69">
        <w:t xml:space="preserve">The principle is: </w:t>
      </w:r>
    </w:p>
    <w:p w14:paraId="0459633A" w14:textId="1A167D37" w:rsidR="00E25141" w:rsidRPr="00EA6F69" w:rsidRDefault="00E25141" w:rsidP="00216E0A">
      <w:pPr>
        <w:pStyle w:val="ListParagraph"/>
        <w:numPr>
          <w:ilvl w:val="1"/>
          <w:numId w:val="30"/>
        </w:numPr>
        <w:bidi w:val="0"/>
      </w:pPr>
      <w:r w:rsidRPr="00EA6F69">
        <w:lastRenderedPageBreak/>
        <w:t xml:space="preserve">Take whatever data you want from the data stores using bus selectors (here the reference is </w:t>
      </w:r>
      <w:proofErr w:type="gramStart"/>
      <w:r w:rsidRPr="00EA6F69">
        <w:t>take</w:t>
      </w:r>
      <w:proofErr w:type="gramEnd"/>
      <w:r w:rsidRPr="00EA6F69">
        <w:t xml:space="preserve"> from the command buffer, and the feedback from the feedback buffer) </w:t>
      </w:r>
    </w:p>
    <w:p w14:paraId="67BE7D2C" w14:textId="46C3111F" w:rsidR="00E25141" w:rsidRPr="00EA6F69" w:rsidRDefault="00E25141" w:rsidP="00216E0A">
      <w:pPr>
        <w:pStyle w:val="ListParagraph"/>
        <w:numPr>
          <w:ilvl w:val="1"/>
          <w:numId w:val="30"/>
        </w:numPr>
        <w:bidi w:val="0"/>
      </w:pPr>
      <w:r w:rsidRPr="00EA6F69">
        <w:t xml:space="preserve">Use Simulink symbols (refer to the above section on limitations) to draw your algorithm graphically. </w:t>
      </w:r>
    </w:p>
    <w:p w14:paraId="76B85679" w14:textId="6B13D6C7" w:rsidR="00E25141" w:rsidRPr="00EA6F69" w:rsidRDefault="00E25141" w:rsidP="00216E0A">
      <w:pPr>
        <w:pStyle w:val="ListParagraph"/>
        <w:numPr>
          <w:ilvl w:val="1"/>
          <w:numId w:val="30"/>
        </w:numPr>
        <w:bidi w:val="0"/>
      </w:pPr>
      <w:r w:rsidRPr="00EA6F69">
        <w:t xml:space="preserve">Use a bus </w:t>
      </w:r>
      <w:proofErr w:type="gramStart"/>
      <w:r w:rsidRPr="00EA6F69">
        <w:t>merger</w:t>
      </w:r>
      <w:proofErr w:type="gramEnd"/>
      <w:r w:rsidRPr="00EA6F69">
        <w:t xml:space="preserve"> block to merge the calculated commands into the command buffer.</w:t>
      </w:r>
    </w:p>
    <w:p w14:paraId="35E40FE3" w14:textId="0D059D95" w:rsidR="00E25141" w:rsidRPr="00EA6F69" w:rsidRDefault="00E25141" w:rsidP="00216E0A">
      <w:pPr>
        <w:pStyle w:val="Heading3"/>
        <w:bidi w:val="0"/>
      </w:pPr>
      <w:bookmarkStart w:id="115" w:name="_Toc206913446"/>
      <w:bookmarkStart w:id="116" w:name="_Toc206915184"/>
      <w:bookmarkStart w:id="117" w:name="_Toc208134069"/>
      <w:r w:rsidRPr="00EA6F69">
        <w:t xml:space="preserve">Example 2: </w:t>
      </w:r>
      <w:proofErr w:type="spellStart"/>
      <w:r w:rsidRPr="00EA6F69">
        <w:t>Matlab</w:t>
      </w:r>
      <w:proofErr w:type="spellEnd"/>
      <w:r w:rsidRPr="00EA6F69">
        <w:t xml:space="preserve"> code in a </w:t>
      </w:r>
      <w:proofErr w:type="spellStart"/>
      <w:r w:rsidRPr="00EA6F69">
        <w:t>Matlab</w:t>
      </w:r>
      <w:proofErr w:type="spellEnd"/>
      <w:r w:rsidRPr="00EA6F69">
        <w:t xml:space="preserve"> function block</w:t>
      </w:r>
      <w:bookmarkEnd w:id="115"/>
      <w:bookmarkEnd w:id="116"/>
      <w:bookmarkEnd w:id="117"/>
      <w:r w:rsidRPr="00EA6F69">
        <w:t xml:space="preserve"> </w:t>
      </w:r>
    </w:p>
    <w:p w14:paraId="06AF7398" w14:textId="77777777" w:rsidR="00E25141" w:rsidRPr="00EA6F69" w:rsidRDefault="00E25141" w:rsidP="00216E0A">
      <w:pPr>
        <w:bidi w:val="0"/>
      </w:pPr>
      <w:r w:rsidRPr="00EA6F69">
        <w:t xml:space="preserve">Consider the following block diagram: </w:t>
      </w:r>
    </w:p>
    <w:p w14:paraId="2ADFBFFE" w14:textId="0DA18B8D" w:rsidR="00E25141" w:rsidRPr="00EA6F69" w:rsidRDefault="00BD4DEC" w:rsidP="00216E0A">
      <w:pPr>
        <w:bidi w:val="0"/>
      </w:pPr>
      <w:r w:rsidRPr="00EA6F69">
        <w:rPr>
          <w:noProof/>
        </w:rPr>
        <mc:AlternateContent>
          <mc:Choice Requires="wpc">
            <w:drawing>
              <wp:inline distT="0" distB="0" distL="0" distR="0" wp14:anchorId="09736709" wp14:editId="203C5644">
                <wp:extent cx="5274310" cy="2356105"/>
                <wp:effectExtent l="0" t="0" r="2540" b="6350"/>
                <wp:docPr id="92004018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0357303" name="Picture 100357303"/>
                          <pic:cNvPicPr>
                            <a:picLocks noChangeAspect="1"/>
                          </pic:cNvPicPr>
                        </pic:nvPicPr>
                        <pic:blipFill>
                          <a:blip r:embed="rId24"/>
                          <a:stretch>
                            <a:fillRect/>
                          </a:stretch>
                        </pic:blipFill>
                        <pic:spPr>
                          <a:xfrm>
                            <a:off x="0" y="0"/>
                            <a:ext cx="5274310" cy="2273808"/>
                          </a:xfrm>
                          <a:prstGeom prst="rect">
                            <a:avLst/>
                          </a:prstGeom>
                        </pic:spPr>
                      </pic:pic>
                    </wpc:wpc>
                  </a:graphicData>
                </a:graphic>
              </wp:inline>
            </w:drawing>
          </mc:Choice>
          <mc:Fallback>
            <w:pict>
              <v:group w14:anchorId="65A2F61D" id="Canvas 3" o:spid="_x0000_s1026" editas="canvas" style="width:415.3pt;height:185.5pt;mso-position-horizontal-relative:char;mso-position-vertical-relative:line" coordsize="52743,2355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">
                <v:shape id="_x0000_s1027" type="#_x0000_t75" style="position:absolute;width:52743;height:23558;visibility:visible;mso-wrap-style:square" filled="t">
                  <v:fill o:detectmouseclick="t"/>
                  <v:path o:connecttype="none"/>
                </v:shape>
                <v:shape id="Picture 100357303" o:spid="_x0000_s1028" type="#_x0000_t75" style="position:absolute;width:52743;height:22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">
                  <v:imagedata r:id="rId25" o:title=""/>
                </v:shape>
                <w10:wrap anchorx="page"/>
                <w10:anchorlock/>
              </v:group>
            </w:pict>
          </mc:Fallback>
        </mc:AlternateContent>
      </w:r>
    </w:p>
    <w:p w14:paraId="623E9526" w14:textId="4F92A9BF" w:rsidR="00BD4DEC" w:rsidRPr="00EA6F69" w:rsidRDefault="00BD4DEC" w:rsidP="00216E0A">
      <w:pPr>
        <w:bidi w:val="0"/>
      </w:pPr>
      <w:r w:rsidRPr="00EA6F69">
        <w:t xml:space="preserve">This is an implementation of a position command profiler as a </w:t>
      </w:r>
      <w:proofErr w:type="spellStart"/>
      <w:r w:rsidRPr="00EA6F69">
        <w:t>Matlab</w:t>
      </w:r>
      <w:proofErr w:type="spellEnd"/>
      <w:r w:rsidRPr="00EA6F69">
        <w:t xml:space="preserve"> function block. The output of the function is a vector of position speed and torque commands; they are merged as output to the command buffer using a bus merger block.</w:t>
      </w:r>
    </w:p>
    <w:p w14:paraId="0C11A0C5" w14:textId="042D2565" w:rsidR="00BD4DEC" w:rsidRPr="00EA6F69" w:rsidRDefault="00BD4DEC" w:rsidP="00216E0A">
      <w:pPr>
        <w:bidi w:val="0"/>
      </w:pPr>
      <w:r w:rsidRPr="00EA6F69">
        <w:rPr>
          <w:noProof/>
        </w:rPr>
        <mc:AlternateContent>
          <mc:Choice Requires="wps">
            <w:drawing>
              <wp:anchor distT="45720" distB="45720" distL="114300" distR="114300" simplePos="0" relativeHeight="251661312" behindDoc="0" locked="0" layoutInCell="1" allowOverlap="1" wp14:anchorId="29D55C61" wp14:editId="0D59B174">
                <wp:simplePos x="0" y="0"/>
                <wp:positionH relativeFrom="margin">
                  <wp:align>right</wp:align>
                </wp:positionH>
                <wp:positionV relativeFrom="paragraph">
                  <wp:posOffset>467360</wp:posOffset>
                </wp:positionV>
                <wp:extent cx="5249545" cy="2866390"/>
                <wp:effectExtent l="0" t="0" r="27305" b="10160"/>
                <wp:wrapSquare wrapText="bothSides"/>
                <wp:docPr id="1981427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9545" cy="2866571"/>
                        </a:xfrm>
                        <a:prstGeom prst="rect">
                          <a:avLst/>
                        </a:prstGeom>
                        <a:solidFill>
                          <a:srgbClr val="FFFFFF"/>
                        </a:solidFill>
                        <a:ln w="9525">
                          <a:solidFill>
                            <a:srgbClr val="000000"/>
                          </a:solidFill>
                          <a:miter lim="800000"/>
                          <a:headEnd/>
                          <a:tailEnd/>
                        </a:ln>
                      </wps:spPr>
                      <wps:txbx>
                        <w:txbxContent>
                          <w:p w14:paraId="5F2A07CE" w14:textId="6DE3540C" w:rsidR="00BD4DEC" w:rsidRPr="00BD4DEC" w:rsidRDefault="00BD4DEC" w:rsidP="00216E0A">
                            <w:pPr>
                              <w:bidi w:val="0"/>
                              <w:rPr>
                                <w:sz w:val="16"/>
                                <w:szCs w:val="16"/>
                              </w:rPr>
                            </w:pPr>
                            <w:r w:rsidRPr="00BD4DEC">
                              <w:rPr>
                                <w:sz w:val="16"/>
                                <w:szCs w:val="16"/>
                              </w:rPr>
                              <w:t>function y  = fcn</w:t>
                            </w:r>
                          </w:p>
                          <w:p w14:paraId="41DFB03B" w14:textId="520EF75A"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User </w:t>
                            </w:r>
                            <w:r w:rsidRPr="00BD4DEC">
                              <w:rPr>
                                <w:color w:val="EE0000"/>
                                <w:sz w:val="16"/>
                                <w:szCs w:val="16"/>
                              </w:rPr>
                              <w:t>Data stores</w:t>
                            </w:r>
                          </w:p>
                          <w:p w14:paraId="74AA7A28" w14:textId="4F6A738C" w:rsidR="00BD4DEC" w:rsidRPr="00BD4DEC" w:rsidRDefault="00BD4DEC" w:rsidP="00216E0A">
                            <w:pPr>
                              <w:bidi w:val="0"/>
                              <w:rPr>
                                <w:sz w:val="16"/>
                                <w:szCs w:val="16"/>
                              </w:rPr>
                            </w:pPr>
                            <w:r w:rsidRPr="00BD4DEC">
                              <w:rPr>
                                <w:sz w:val="16"/>
                                <w:szCs w:val="16"/>
                              </w:rPr>
                              <w:t>global G_PosProfilerState</w:t>
                            </w:r>
                          </w:p>
                          <w:p w14:paraId="4B1D4485" w14:textId="77777777" w:rsidR="00BD4DEC" w:rsidRPr="00BD4DEC" w:rsidRDefault="00BD4DEC" w:rsidP="00216E0A">
                            <w:pPr>
                              <w:bidi w:val="0"/>
                              <w:rPr>
                                <w:sz w:val="16"/>
                                <w:szCs w:val="16"/>
                              </w:rPr>
                            </w:pPr>
                            <w:r w:rsidRPr="00BD4DEC">
                              <w:rPr>
                                <w:sz w:val="16"/>
                                <w:szCs w:val="16"/>
                              </w:rPr>
                              <w:t>global G_PosProfilerData</w:t>
                            </w:r>
                          </w:p>
                          <w:p w14:paraId="32B33FBD" w14:textId="6CFAD2B3"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System </w:t>
                            </w:r>
                            <w:r w:rsidRPr="00BD4DEC">
                              <w:rPr>
                                <w:color w:val="EE0000"/>
                                <w:sz w:val="16"/>
                                <w:szCs w:val="16"/>
                              </w:rPr>
                              <w:t>Data stores</w:t>
                            </w:r>
                          </w:p>
                          <w:p w14:paraId="3CDA830D" w14:textId="77777777" w:rsidR="00BD4DEC" w:rsidRPr="00BD4DEC" w:rsidRDefault="00BD4DEC" w:rsidP="00216E0A">
                            <w:pPr>
                              <w:bidi w:val="0"/>
                              <w:rPr>
                                <w:sz w:val="16"/>
                                <w:szCs w:val="16"/>
                              </w:rPr>
                            </w:pPr>
                            <w:r w:rsidRPr="00BD4DEC">
                              <w:rPr>
                                <w:sz w:val="16"/>
                                <w:szCs w:val="16"/>
                              </w:rPr>
                              <w:t>global G_SetupReportBuf</w:t>
                            </w:r>
                          </w:p>
                          <w:p w14:paraId="197E321E" w14:textId="4D278FFA" w:rsidR="00BD4DEC" w:rsidRPr="00BD4DEC" w:rsidRDefault="00BD4DEC" w:rsidP="00216E0A">
                            <w:pPr>
                              <w:bidi w:val="0"/>
                              <w:rPr>
                                <w:color w:val="EE0000"/>
                                <w:sz w:val="16"/>
                                <w:szCs w:val="16"/>
                              </w:rPr>
                            </w:pPr>
                            <w:r w:rsidRPr="00BD4DEC">
                              <w:rPr>
                                <w:color w:val="EE0000"/>
                                <w:sz w:val="16"/>
                                <w:szCs w:val="16"/>
                              </w:rPr>
                              <w:t>% Application code</w:t>
                            </w:r>
                          </w:p>
                          <w:p w14:paraId="762F9E38" w14:textId="36D160E0" w:rsidR="00BD4DEC" w:rsidRPr="00BD4DEC" w:rsidRDefault="00BD4DEC" w:rsidP="00216E0A">
                            <w:pPr>
                              <w:bidi w:val="0"/>
                              <w:rPr>
                                <w:sz w:val="16"/>
                                <w:szCs w:val="16"/>
                              </w:rPr>
                            </w:pPr>
                            <w:r w:rsidRPr="00BD4DEC">
                              <w:rPr>
                                <w:sz w:val="16"/>
                                <w:szCs w:val="16"/>
                              </w:rPr>
                              <w:t xml:space="preserve">Ts = double( G_PosProfilerData.Ts) ; </w:t>
                            </w:r>
                          </w:p>
                          <w:p w14:paraId="2A67A2C9" w14:textId="560785F7" w:rsidR="00BD4DEC" w:rsidRPr="00BD4DEC" w:rsidRDefault="00BD4DEC" w:rsidP="00216E0A">
                            <w:pPr>
                              <w:bidi w:val="0"/>
                              <w:rPr>
                                <w:sz w:val="16"/>
                                <w:szCs w:val="16"/>
                              </w:rPr>
                            </w:pPr>
                            <w:r w:rsidRPr="00BD4DEC">
                              <w:rPr>
                                <w:sz w:val="16"/>
                                <w:szCs w:val="16"/>
                              </w:rPr>
                              <w:t xml:space="preserve">        </w:t>
                            </w:r>
                            <w:r>
                              <w:rPr>
                                <w:sz w:val="16"/>
                                <w:szCs w:val="16"/>
                              </w:rPr>
                              <w:t xml:space="preserve">…. Additional </w:t>
                            </w:r>
                            <w:r w:rsidR="00F82FEC">
                              <w:rPr>
                                <w:sz w:val="16"/>
                                <w:szCs w:val="16"/>
                              </w:rPr>
                              <w:t xml:space="preserve">algorithm </w:t>
                            </w:r>
                            <w:r>
                              <w:rPr>
                                <w:sz w:val="16"/>
                                <w:szCs w:val="16"/>
                              </w:rPr>
                              <w:t>code you can find in example system</w:t>
                            </w:r>
                          </w:p>
                          <w:p w14:paraId="7CAB81D8" w14:textId="6DCF76DB"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Output</w:t>
                            </w:r>
                          </w:p>
                          <w:p w14:paraId="192385F5" w14:textId="49DE9FF6" w:rsidR="00BD4DEC" w:rsidRPr="00BD4DEC" w:rsidRDefault="00BD4DEC" w:rsidP="00216E0A">
                            <w:pPr>
                              <w:bidi w:val="0"/>
                              <w:rPr>
                                <w:sz w:val="16"/>
                                <w:szCs w:val="16"/>
                              </w:rPr>
                            </w:pPr>
                            <w:r w:rsidRPr="00BD4DEC">
                              <w:rPr>
                                <w:sz w:val="16"/>
                                <w:szCs w:val="16"/>
                              </w:rPr>
                              <w:t xml:space="preserve">y = [NewFiltState1 ; (NewFiltState1-G_PosProfilerState.FiltState(1))/ max(Ts,1e-5); 0 ] ;  </w:t>
                            </w:r>
                          </w:p>
                          <w:p w14:paraId="7FE49C38" w14:textId="77777777" w:rsidR="00BD4DEC" w:rsidRPr="00BD4DEC" w:rsidRDefault="00BD4DEC" w:rsidP="00216E0A">
                            <w:pPr>
                              <w:bidi w:val="0"/>
                              <w:rPr>
                                <w:sz w:val="16"/>
                                <w:szCs w:val="16"/>
                              </w:rPr>
                            </w:pPr>
                            <w:r w:rsidRPr="00BD4DEC">
                              <w:rPr>
                                <w:sz w:val="16"/>
                                <w:szCs w:val="16"/>
                              </w:rPr>
                              <w:t>end</w:t>
                            </w:r>
                          </w:p>
                          <w:p w14:paraId="7E0E872A" w14:textId="5A2238A1" w:rsidR="00BD4DEC" w:rsidRDefault="00BD4D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D55C61" id="_x0000_t202" coordsize="21600,21600" o:spt="202" path="m,l,21600r21600,l21600,xe">
                <v:stroke joinstyle="miter"/>
                <v:path gradientshapeok="t" o:connecttype="rect"/>
              </v:shapetype>
              <v:shape id="Text Box 2" o:spid="_x0000_s1026" type="#_x0000_t202" style="position:absolute;margin-left:362.15pt;margin-top:36.8pt;width:413.35pt;height:225.7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">
                <v:textbox>
                  <w:txbxContent>
                    <w:p w14:paraId="5F2A07CE" w14:textId="6DE3540C" w:rsidR="00BD4DEC" w:rsidRPr="00BD4DEC" w:rsidRDefault="00BD4DEC" w:rsidP="00216E0A">
                      <w:pPr>
                        <w:bidi w:val="0"/>
                        <w:rPr>
                          <w:sz w:val="16"/>
                          <w:szCs w:val="16"/>
                        </w:rPr>
                      </w:pPr>
                      <w:r w:rsidRPr="00BD4DEC">
                        <w:rPr>
                          <w:sz w:val="16"/>
                          <w:szCs w:val="16"/>
                        </w:rPr>
                        <w:t>function y  = fcn</w:t>
                      </w:r>
                    </w:p>
                    <w:p w14:paraId="41DFB03B" w14:textId="520EF75A"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User </w:t>
                      </w:r>
                      <w:r w:rsidRPr="00BD4DEC">
                        <w:rPr>
                          <w:color w:val="EE0000"/>
                          <w:sz w:val="16"/>
                          <w:szCs w:val="16"/>
                        </w:rPr>
                        <w:t>Data stores</w:t>
                      </w:r>
                    </w:p>
                    <w:p w14:paraId="74AA7A28" w14:textId="4F6A738C" w:rsidR="00BD4DEC" w:rsidRPr="00BD4DEC" w:rsidRDefault="00BD4DEC" w:rsidP="00216E0A">
                      <w:pPr>
                        <w:bidi w:val="0"/>
                        <w:rPr>
                          <w:sz w:val="16"/>
                          <w:szCs w:val="16"/>
                        </w:rPr>
                      </w:pPr>
                      <w:r w:rsidRPr="00BD4DEC">
                        <w:rPr>
                          <w:sz w:val="16"/>
                          <w:szCs w:val="16"/>
                        </w:rPr>
                        <w:t>global G_PosProfilerState</w:t>
                      </w:r>
                    </w:p>
                    <w:p w14:paraId="4B1D4485" w14:textId="77777777" w:rsidR="00BD4DEC" w:rsidRPr="00BD4DEC" w:rsidRDefault="00BD4DEC" w:rsidP="00216E0A">
                      <w:pPr>
                        <w:bidi w:val="0"/>
                        <w:rPr>
                          <w:sz w:val="16"/>
                          <w:szCs w:val="16"/>
                        </w:rPr>
                      </w:pPr>
                      <w:r w:rsidRPr="00BD4DEC">
                        <w:rPr>
                          <w:sz w:val="16"/>
                          <w:szCs w:val="16"/>
                        </w:rPr>
                        <w:t>global G_PosProfilerData</w:t>
                      </w:r>
                    </w:p>
                    <w:p w14:paraId="32B33FBD" w14:textId="6CFAD2B3"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System </w:t>
                      </w:r>
                      <w:r w:rsidRPr="00BD4DEC">
                        <w:rPr>
                          <w:color w:val="EE0000"/>
                          <w:sz w:val="16"/>
                          <w:szCs w:val="16"/>
                        </w:rPr>
                        <w:t>Data stores</w:t>
                      </w:r>
                    </w:p>
                    <w:p w14:paraId="3CDA830D" w14:textId="77777777" w:rsidR="00BD4DEC" w:rsidRPr="00BD4DEC" w:rsidRDefault="00BD4DEC" w:rsidP="00216E0A">
                      <w:pPr>
                        <w:bidi w:val="0"/>
                        <w:rPr>
                          <w:sz w:val="16"/>
                          <w:szCs w:val="16"/>
                        </w:rPr>
                      </w:pPr>
                      <w:r w:rsidRPr="00BD4DEC">
                        <w:rPr>
                          <w:sz w:val="16"/>
                          <w:szCs w:val="16"/>
                        </w:rPr>
                        <w:t>global G_SetupReportBuf</w:t>
                      </w:r>
                    </w:p>
                    <w:p w14:paraId="197E321E" w14:textId="4D278FFA" w:rsidR="00BD4DEC" w:rsidRPr="00BD4DEC" w:rsidRDefault="00BD4DEC" w:rsidP="00216E0A">
                      <w:pPr>
                        <w:bidi w:val="0"/>
                        <w:rPr>
                          <w:color w:val="EE0000"/>
                          <w:sz w:val="16"/>
                          <w:szCs w:val="16"/>
                        </w:rPr>
                      </w:pPr>
                      <w:r w:rsidRPr="00BD4DEC">
                        <w:rPr>
                          <w:color w:val="EE0000"/>
                          <w:sz w:val="16"/>
                          <w:szCs w:val="16"/>
                        </w:rPr>
                        <w:t>% Application code</w:t>
                      </w:r>
                    </w:p>
                    <w:p w14:paraId="762F9E38" w14:textId="36D160E0" w:rsidR="00BD4DEC" w:rsidRPr="00BD4DEC" w:rsidRDefault="00BD4DEC" w:rsidP="00216E0A">
                      <w:pPr>
                        <w:bidi w:val="0"/>
                        <w:rPr>
                          <w:sz w:val="16"/>
                          <w:szCs w:val="16"/>
                        </w:rPr>
                      </w:pPr>
                      <w:r w:rsidRPr="00BD4DEC">
                        <w:rPr>
                          <w:sz w:val="16"/>
                          <w:szCs w:val="16"/>
                        </w:rPr>
                        <w:t xml:space="preserve">Ts = double( G_PosProfilerData.Ts) ; </w:t>
                      </w:r>
                    </w:p>
                    <w:p w14:paraId="2A67A2C9" w14:textId="560785F7" w:rsidR="00BD4DEC" w:rsidRPr="00BD4DEC" w:rsidRDefault="00BD4DEC" w:rsidP="00216E0A">
                      <w:pPr>
                        <w:bidi w:val="0"/>
                        <w:rPr>
                          <w:sz w:val="16"/>
                          <w:szCs w:val="16"/>
                        </w:rPr>
                      </w:pPr>
                      <w:r w:rsidRPr="00BD4DEC">
                        <w:rPr>
                          <w:sz w:val="16"/>
                          <w:szCs w:val="16"/>
                        </w:rPr>
                        <w:t xml:space="preserve">        </w:t>
                      </w:r>
                      <w:r>
                        <w:rPr>
                          <w:sz w:val="16"/>
                          <w:szCs w:val="16"/>
                        </w:rPr>
                        <w:t xml:space="preserve">…. Additional </w:t>
                      </w:r>
                      <w:r w:rsidR="00F82FEC">
                        <w:rPr>
                          <w:sz w:val="16"/>
                          <w:szCs w:val="16"/>
                        </w:rPr>
                        <w:t xml:space="preserve">algorithm </w:t>
                      </w:r>
                      <w:r>
                        <w:rPr>
                          <w:sz w:val="16"/>
                          <w:szCs w:val="16"/>
                        </w:rPr>
                        <w:t>code you can find in example system</w:t>
                      </w:r>
                    </w:p>
                    <w:p w14:paraId="7CAB81D8" w14:textId="6DCF76DB"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Output</w:t>
                      </w:r>
                    </w:p>
                    <w:p w14:paraId="192385F5" w14:textId="49DE9FF6" w:rsidR="00BD4DEC" w:rsidRPr="00BD4DEC" w:rsidRDefault="00BD4DEC" w:rsidP="00216E0A">
                      <w:pPr>
                        <w:bidi w:val="0"/>
                        <w:rPr>
                          <w:sz w:val="16"/>
                          <w:szCs w:val="16"/>
                        </w:rPr>
                      </w:pPr>
                      <w:r w:rsidRPr="00BD4DEC">
                        <w:rPr>
                          <w:sz w:val="16"/>
                          <w:szCs w:val="16"/>
                        </w:rPr>
                        <w:t xml:space="preserve">y = [NewFiltState1 ; (NewFiltState1-G_PosProfilerState.FiltState(1))/ max(Ts,1e-5); 0 ] ;  </w:t>
                      </w:r>
                    </w:p>
                    <w:p w14:paraId="7FE49C38" w14:textId="77777777" w:rsidR="00BD4DEC" w:rsidRPr="00BD4DEC" w:rsidRDefault="00BD4DEC" w:rsidP="00216E0A">
                      <w:pPr>
                        <w:bidi w:val="0"/>
                        <w:rPr>
                          <w:sz w:val="16"/>
                          <w:szCs w:val="16"/>
                        </w:rPr>
                      </w:pPr>
                      <w:r w:rsidRPr="00BD4DEC">
                        <w:rPr>
                          <w:sz w:val="16"/>
                          <w:szCs w:val="16"/>
                        </w:rPr>
                        <w:t>end</w:t>
                      </w:r>
                    </w:p>
                    <w:p w14:paraId="7E0E872A" w14:textId="5A2238A1" w:rsidR="00BD4DEC" w:rsidRDefault="00BD4DEC"/>
                  </w:txbxContent>
                </v:textbox>
                <w10:wrap type="square" anchorx="margin"/>
              </v:shape>
            </w:pict>
          </mc:Fallback>
        </mc:AlternateContent>
      </w:r>
      <w:r w:rsidRPr="00EA6F69">
        <w:t xml:space="preserve">The </w:t>
      </w:r>
      <w:proofErr w:type="spellStart"/>
      <w:r w:rsidRPr="00EA6F69">
        <w:t>Matlab</w:t>
      </w:r>
      <w:proofErr w:type="spellEnd"/>
      <w:r w:rsidRPr="00EA6F69">
        <w:t xml:space="preserve"> function block itself is:</w:t>
      </w:r>
    </w:p>
    <w:p w14:paraId="7B678AC6" w14:textId="6986B4AD" w:rsidR="00BD4DEC" w:rsidRPr="00EA6F69" w:rsidRDefault="00F82FEC" w:rsidP="00216E0A">
      <w:pPr>
        <w:bidi w:val="0"/>
      </w:pPr>
      <w:r w:rsidRPr="00EA6F69">
        <w:lastRenderedPageBreak/>
        <w:t xml:space="preserve">Note that the data stores (global variables) in use here are declared as </w:t>
      </w:r>
      <w:proofErr w:type="spellStart"/>
      <w:r w:rsidRPr="00EA6F69">
        <w:t>globals</w:t>
      </w:r>
      <w:proofErr w:type="spellEnd"/>
      <w:r w:rsidRPr="00EA6F69">
        <w:t xml:space="preserve"> in the </w:t>
      </w:r>
      <w:proofErr w:type="spellStart"/>
      <w:r w:rsidRPr="00EA6F69">
        <w:t>Matlab</w:t>
      </w:r>
      <w:proofErr w:type="spellEnd"/>
      <w:r w:rsidRPr="00EA6F69">
        <w:t xml:space="preserve"> function. These data stores must be declared and typed in the symbols pane as data stores to be recognized.</w:t>
      </w:r>
    </w:p>
    <w:p w14:paraId="4CAAD502" w14:textId="20B8A2C9" w:rsidR="00F82FEC" w:rsidRPr="00EA6F69" w:rsidRDefault="00F82FEC" w:rsidP="00216E0A">
      <w:pPr>
        <w:bidi w:val="0"/>
      </w:pPr>
      <w:r w:rsidRPr="00EA6F69">
        <w:rPr>
          <w:noProof/>
        </w:rPr>
        <mc:AlternateContent>
          <mc:Choice Requires="wpc">
            <w:drawing>
              <wp:inline distT="0" distB="0" distL="0" distR="0" wp14:anchorId="6649CF56" wp14:editId="47AB60A0">
                <wp:extent cx="5274310" cy="2521857"/>
                <wp:effectExtent l="0" t="0" r="2540" b="0"/>
                <wp:docPr id="903110489"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41766974" name="Picture 1141766974"/>
                          <pic:cNvPicPr>
                            <a:picLocks noChangeAspect="1"/>
                          </pic:cNvPicPr>
                        </pic:nvPicPr>
                        <pic:blipFill>
                          <a:blip r:embed="rId26"/>
                          <a:stretch>
                            <a:fillRect/>
                          </a:stretch>
                        </pic:blipFill>
                        <pic:spPr>
                          <a:xfrm>
                            <a:off x="0" y="0"/>
                            <a:ext cx="5274310" cy="2483127"/>
                          </a:xfrm>
                          <a:prstGeom prst="rect">
                            <a:avLst/>
                          </a:prstGeom>
                        </pic:spPr>
                      </pic:pic>
                    </wpc:wpc>
                  </a:graphicData>
                </a:graphic>
              </wp:inline>
            </w:drawing>
          </mc:Choice>
          <mc:Fallback>
            <w:pict>
              <v:group w14:anchorId="5D3890BC" id="Canvas 4" o:spid="_x0000_s1026" editas="canvas" style="width:415.3pt;height:198.55pt;mso-position-horizontal-relative:char;mso-position-vertical-relative:line" coordsize="52743,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">
                <v:shape id="_x0000_s1027" type="#_x0000_t75" style="position:absolute;width:52743;height:25215;visibility:visible;mso-wrap-style:square" filled="t">
                  <v:fill o:detectmouseclick="t"/>
                  <v:path o:connecttype="none"/>
                </v:shape>
                <v:shape id="Picture 1141766974" o:spid="_x0000_s1028" type="#_x0000_t75" style="position:absolute;width:52743;height:2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">
                  <v:imagedata r:id="rId27" o:title=""/>
                </v:shape>
                <w10:wrap anchorx="page"/>
                <w10:anchorlock/>
              </v:group>
            </w:pict>
          </mc:Fallback>
        </mc:AlternateContent>
      </w:r>
    </w:p>
    <w:p w14:paraId="116C7C6B" w14:textId="77777777" w:rsidR="00F82FEC" w:rsidRPr="00EA6F69" w:rsidRDefault="00F82FEC" w:rsidP="00216E0A">
      <w:pPr>
        <w:bidi w:val="0"/>
      </w:pPr>
    </w:p>
    <w:p w14:paraId="71ED33B9" w14:textId="27D12B76" w:rsidR="00BD4DEC" w:rsidRPr="00EA6F69" w:rsidRDefault="00F82FEC" w:rsidP="00216E0A">
      <w:pPr>
        <w:pStyle w:val="Heading3"/>
        <w:bidi w:val="0"/>
      </w:pPr>
      <w:bookmarkStart w:id="118" w:name="_Toc206913447"/>
      <w:bookmarkStart w:id="119" w:name="_Toc206915185"/>
      <w:bookmarkStart w:id="120" w:name="_Toc208134070"/>
      <w:r w:rsidRPr="00EA6F69">
        <w:t xml:space="preserve">Example 3: Call </w:t>
      </w:r>
      <w:r w:rsidR="00872CD6" w:rsidRPr="00EA6F69">
        <w:t>for</w:t>
      </w:r>
      <w:r w:rsidRPr="00EA6F69">
        <w:t xml:space="preserve"> external service functions</w:t>
      </w:r>
      <w:bookmarkEnd w:id="118"/>
      <w:bookmarkEnd w:id="119"/>
      <w:bookmarkEnd w:id="120"/>
    </w:p>
    <w:p w14:paraId="6F68176E" w14:textId="40EB9A74" w:rsidR="00F82FEC" w:rsidRPr="00EA6F69" w:rsidRDefault="00F82FEC" w:rsidP="00216E0A">
      <w:pPr>
        <w:bidi w:val="0"/>
      </w:pPr>
      <w:r w:rsidRPr="00EA6F69">
        <w:t>Consider the following setup block:</w:t>
      </w:r>
    </w:p>
    <w:p w14:paraId="4394D139" w14:textId="7CFB0CFC" w:rsidR="00F82FEC" w:rsidRPr="00EA6F69" w:rsidRDefault="00F82FEC" w:rsidP="00216E0A">
      <w:pPr>
        <w:bidi w:val="0"/>
      </w:pPr>
      <w:r w:rsidRPr="00EA6F69">
        <w:rPr>
          <w:noProof/>
        </w:rPr>
        <mc:AlternateContent>
          <mc:Choice Requires="wpc">
            <w:drawing>
              <wp:inline distT="0" distB="0" distL="0" distR="0" wp14:anchorId="462E0F31" wp14:editId="27C8AFE3">
                <wp:extent cx="2910596" cy="1697789"/>
                <wp:effectExtent l="0" t="0" r="4445" b="0"/>
                <wp:docPr id="1822953869"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0793348" name="Picture 190793348"/>
                          <pic:cNvPicPr>
                            <a:picLocks noChangeAspect="1"/>
                          </pic:cNvPicPr>
                        </pic:nvPicPr>
                        <pic:blipFill>
                          <a:blip r:embed="rId28"/>
                          <a:stretch>
                            <a:fillRect/>
                          </a:stretch>
                        </pic:blipFill>
                        <pic:spPr>
                          <a:xfrm>
                            <a:off x="0" y="0"/>
                            <a:ext cx="2127065" cy="1697355"/>
                          </a:xfrm>
                          <a:prstGeom prst="rect">
                            <a:avLst/>
                          </a:prstGeom>
                        </pic:spPr>
                      </pic:pic>
                    </wpc:wpc>
                  </a:graphicData>
                </a:graphic>
              </wp:inline>
            </w:drawing>
          </mc:Choice>
          <mc:Fallback>
            <w:pict>
              <v:group w14:anchorId="3FA36BEE" id="Canvas 5" o:spid="_x0000_s1026" editas="canvas" style="width:229.2pt;height:133.7pt;mso-position-horizontal-relative:char;mso-position-vertical-relative:line" coordsize="29102,16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">
                <v:shape id="_x0000_s1027" type="#_x0000_t75" style="position:absolute;width:29102;height:16973;visibility:visible;mso-wrap-style:square" filled="t">
                  <v:fill o:detectmouseclick="t"/>
                  <v:path o:connecttype="none"/>
                </v:shape>
                <v:shape id="Picture 190793348" o:spid="_x0000_s1028" type="#_x0000_t75" style="position:absolute;width:21270;height:1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">
                  <v:imagedata r:id="rId29" o:title=""/>
                </v:shape>
                <w10:wrap anchorx="page"/>
                <w10:anchorlock/>
              </v:group>
            </w:pict>
          </mc:Fallback>
        </mc:AlternateContent>
      </w:r>
    </w:p>
    <w:p w14:paraId="1FC23273" w14:textId="46BC2536" w:rsidR="004B0866" w:rsidRPr="00EA6F69" w:rsidRDefault="004B0866" w:rsidP="00216E0A">
      <w:pPr>
        <w:bidi w:val="0"/>
      </w:pPr>
      <w:r w:rsidRPr="00EA6F69">
        <w:t xml:space="preserve">It looks like a </w:t>
      </w:r>
      <w:proofErr w:type="spellStart"/>
      <w:r w:rsidRPr="00EA6F69">
        <w:t>Matlab</w:t>
      </w:r>
      <w:proofErr w:type="spellEnd"/>
      <w:r w:rsidRPr="00EA6F69">
        <w:t xml:space="preserve"> function with no I/O. </w:t>
      </w:r>
    </w:p>
    <w:p w14:paraId="173F8E90" w14:textId="572DDD83" w:rsidR="004B0866" w:rsidRPr="00EA6F69" w:rsidRDefault="004B0866" w:rsidP="00216E0A">
      <w:pPr>
        <w:bidi w:val="0"/>
      </w:pPr>
      <w:r w:rsidRPr="00EA6F69">
        <w:rPr>
          <w:noProof/>
        </w:rPr>
        <w:lastRenderedPageBreak/>
        <mc:AlternateContent>
          <mc:Choice Requires="wps">
            <w:drawing>
              <wp:anchor distT="45720" distB="45720" distL="114300" distR="114300" simplePos="0" relativeHeight="251663360" behindDoc="0" locked="0" layoutInCell="1" allowOverlap="1" wp14:anchorId="1086D105" wp14:editId="5CC37556">
                <wp:simplePos x="0" y="0"/>
                <wp:positionH relativeFrom="margin">
                  <wp:align>left</wp:align>
                </wp:positionH>
                <wp:positionV relativeFrom="paragraph">
                  <wp:posOffset>467995</wp:posOffset>
                </wp:positionV>
                <wp:extent cx="5863590" cy="6284595"/>
                <wp:effectExtent l="0" t="0" r="2286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6284685"/>
                        </a:xfrm>
                        <a:prstGeom prst="rect">
                          <a:avLst/>
                        </a:prstGeom>
                        <a:solidFill>
                          <a:srgbClr val="FFFFFF"/>
                        </a:solidFill>
                        <a:ln w="9525">
                          <a:solidFill>
                            <a:srgbClr val="000000"/>
                          </a:solidFill>
                          <a:miter lim="800000"/>
                          <a:headEnd/>
                          <a:tailEnd/>
                        </a:ln>
                      </wps:spPr>
                      <wps:txbx>
                        <w:txbxContent>
                          <w:p w14:paraId="02FDA01B" w14:textId="107023B5" w:rsidR="004B0866" w:rsidRPr="004B0866" w:rsidRDefault="004B0866" w:rsidP="00216E0A">
                            <w:pPr>
                              <w:bidi w:val="0"/>
                            </w:pPr>
                            <w:r w:rsidRPr="004B0866">
                              <w:t>function fcn</w:t>
                            </w:r>
                          </w:p>
                          <w:p w14:paraId="56F3D47E" w14:textId="0AC1B44E" w:rsidR="004B0866" w:rsidRPr="004B0866" w:rsidRDefault="004B0866" w:rsidP="00216E0A">
                            <w:pPr>
                              <w:bidi w:val="0"/>
                              <w:rPr>
                                <w:color w:val="EE0000"/>
                              </w:rPr>
                            </w:pPr>
                            <w:r w:rsidRPr="004B0866">
                              <w:rPr>
                                <w:color w:val="EE0000"/>
                              </w:rPr>
                              <w:t>% Use a data store as a global</w:t>
                            </w:r>
                          </w:p>
                          <w:p w14:paraId="632BD7D1" w14:textId="77777777" w:rsidR="004B0866" w:rsidRPr="004B0866" w:rsidRDefault="004B0866" w:rsidP="00216E0A">
                            <w:pPr>
                              <w:bidi w:val="0"/>
                            </w:pPr>
                            <w:r w:rsidRPr="004B0866">
                              <w:t>global G_UserInfo</w:t>
                            </w:r>
                          </w:p>
                          <w:p w14:paraId="2D11FB20" w14:textId="77777777" w:rsidR="004B0866" w:rsidRPr="004B0866" w:rsidRDefault="004B0866" w:rsidP="00216E0A">
                            <w:pPr>
                              <w:bidi w:val="0"/>
                            </w:pPr>
                            <w:r w:rsidRPr="004B0866">
                              <w:t xml:space="preserve">% Object Initialization code </w:t>
                            </w:r>
                          </w:p>
                          <w:p w14:paraId="25DBCF98" w14:textId="77777777" w:rsidR="004B0866" w:rsidRPr="004B0866" w:rsidRDefault="004B0866" w:rsidP="00216E0A">
                            <w:pPr>
                              <w:bidi w:val="0"/>
                            </w:pPr>
                            <w:r w:rsidRPr="004B0866">
                              <w:t xml:space="preserve"> SetObject2Drive( uint16(hex2dec('60f0')), uint16(1)  , single(150000) ,VarDataTypes.T_uint32) ; </w:t>
                            </w:r>
                          </w:p>
                          <w:p w14:paraId="3332566A" w14:textId="77777777" w:rsidR="004B0866" w:rsidRPr="004B0866" w:rsidRDefault="004B0866" w:rsidP="00216E0A">
                            <w:pPr>
                              <w:bidi w:val="0"/>
                            </w:pPr>
                            <w:r w:rsidRPr="004B0866">
                              <w:t xml:space="preserve">% Get object from file </w:t>
                            </w:r>
                          </w:p>
                          <w:p w14:paraId="2D29FCBF" w14:textId="77777777" w:rsidR="004B0866" w:rsidRPr="004B0866" w:rsidRDefault="004B0866" w:rsidP="00216E0A">
                            <w:pPr>
                              <w:bidi w:val="0"/>
                            </w:pPr>
                            <w:r w:rsidRPr="004B0866">
                              <w:t xml:space="preserve">G_UserInfo.junk1 = single( GetObjectFromDrive( uint16(hex2dec('60f0')), uint16(1) , VarDataTypes.T_uint32) ) ; </w:t>
                            </w:r>
                          </w:p>
                          <w:p w14:paraId="17D20E42" w14:textId="77777777" w:rsidR="004B0866" w:rsidRPr="004B0866" w:rsidRDefault="004B0866" w:rsidP="00216E0A">
                            <w:pPr>
                              <w:bidi w:val="0"/>
                            </w:pPr>
                            <w:r w:rsidRPr="004B0866">
                              <w:t>end</w:t>
                            </w:r>
                          </w:p>
                          <w:p w14:paraId="50CB72B6" w14:textId="77777777" w:rsidR="004B0866" w:rsidRDefault="004B0866" w:rsidP="00216E0A">
                            <w:pPr>
                              <w:bidi w:val="0"/>
                            </w:pPr>
                          </w:p>
                          <w:p w14:paraId="4F58727B" w14:textId="442EC1BE" w:rsidR="004B0866" w:rsidRPr="004B0866" w:rsidRDefault="004B0866" w:rsidP="00216E0A">
                            <w:pPr>
                              <w:bidi w:val="0"/>
                            </w:pPr>
                            <w:r w:rsidRPr="004B0866">
                              <w:t xml:space="preserve">function retCode = SetObject2Drive( Index, subIndex  ,value  , datatype ) </w:t>
                            </w:r>
                          </w:p>
                          <w:p w14:paraId="346EF05F" w14:textId="345A3FB6" w:rsidR="004B0866" w:rsidRDefault="004B0866" w:rsidP="00216E0A">
                            <w:pPr>
                              <w:bidi w:val="0"/>
                            </w:pPr>
                            <w:r w:rsidRPr="004B0866">
                              <w:rPr>
                                <w:color w:val="EE0000"/>
                              </w:rPr>
                              <w:t>% call an external C function</w:t>
                            </w:r>
                            <w:r w:rsidRPr="004B0866">
                              <w:t xml:space="preserve">   </w:t>
                            </w:r>
                          </w:p>
                          <w:p w14:paraId="0F2CAFC1" w14:textId="51794593" w:rsidR="004B0866" w:rsidRPr="004B0866" w:rsidRDefault="004B0866" w:rsidP="00216E0A">
                            <w:pPr>
                              <w:bidi w:val="0"/>
                            </w:pPr>
                            <w:r w:rsidRPr="004B0866">
                              <w:t xml:space="preserve"> retCode = int32(0); </w:t>
                            </w:r>
                          </w:p>
                          <w:p w14:paraId="405F3523" w14:textId="77777777" w:rsidR="004B0866" w:rsidRPr="004B0866" w:rsidRDefault="004B0866" w:rsidP="00216E0A">
                            <w:pPr>
                              <w:bidi w:val="0"/>
                            </w:pPr>
                            <w:r w:rsidRPr="004B0866">
                              <w:t xml:space="preserve">    coder.ceval('SetObject2Drive', uint16(Index), uint16(subIndex), double(value) , uint16(datatype) ,coder.ref(retCode));</w:t>
                            </w:r>
                          </w:p>
                          <w:p w14:paraId="1F865822" w14:textId="77777777" w:rsidR="004B0866" w:rsidRPr="004B0866" w:rsidRDefault="004B0866" w:rsidP="00216E0A">
                            <w:pPr>
                              <w:bidi w:val="0"/>
                            </w:pPr>
                            <w:r w:rsidRPr="004B0866">
                              <w:t>end</w:t>
                            </w:r>
                          </w:p>
                          <w:p w14:paraId="7FEFD0B6" w14:textId="77777777" w:rsidR="004B0866" w:rsidRPr="004B0866" w:rsidRDefault="004B0866" w:rsidP="00216E0A">
                            <w:pPr>
                              <w:bidi w:val="0"/>
                            </w:pPr>
                          </w:p>
                          <w:p w14:paraId="2E26D772" w14:textId="77777777" w:rsidR="004B0866" w:rsidRPr="004B0866" w:rsidRDefault="004B0866" w:rsidP="00216E0A">
                            <w:pPr>
                              <w:bidi w:val="0"/>
                            </w:pPr>
                            <w:r w:rsidRPr="004B0866">
                              <w:t xml:space="preserve">function [value,retCode] = GetObjectFromDrive( Index, subIndex , datatype) </w:t>
                            </w:r>
                          </w:p>
                          <w:p w14:paraId="2323F7AC" w14:textId="77777777" w:rsidR="004B0866" w:rsidRPr="004B0866" w:rsidRDefault="004B0866" w:rsidP="00216E0A">
                            <w:pPr>
                              <w:bidi w:val="0"/>
                            </w:pPr>
                            <w:r w:rsidRPr="004B0866">
                              <w:t xml:space="preserve">    retCode = int32(0); </w:t>
                            </w:r>
                          </w:p>
                          <w:p w14:paraId="35E1515C" w14:textId="77777777" w:rsidR="004B0866" w:rsidRPr="004B0866" w:rsidRDefault="004B0866" w:rsidP="00216E0A">
                            <w:pPr>
                              <w:bidi w:val="0"/>
                            </w:pPr>
                            <w:r w:rsidRPr="004B0866">
                              <w:t xml:space="preserve">    value   = double(0) ; </w:t>
                            </w:r>
                          </w:p>
                          <w:p w14:paraId="1FFB0207" w14:textId="77777777" w:rsidR="004B0866" w:rsidRPr="004B0866" w:rsidRDefault="004B0866" w:rsidP="00216E0A">
                            <w:pPr>
                              <w:bidi w:val="0"/>
                            </w:pPr>
                            <w:r w:rsidRPr="004B0866">
                              <w:t xml:space="preserve">    coder.ceval('GetObjectFromDrive', uint16(Index), uint16(subIndex), uint16(datatype) , coder.ref(value), coder.ref(retCode));</w:t>
                            </w:r>
                          </w:p>
                          <w:p w14:paraId="7B898495" w14:textId="77777777" w:rsidR="004B0866" w:rsidRPr="004B0866" w:rsidRDefault="004B0866" w:rsidP="00216E0A">
                            <w:pPr>
                              <w:bidi w:val="0"/>
                            </w:pPr>
                            <w:r w:rsidRPr="004B0866">
                              <w:t>end</w:t>
                            </w:r>
                          </w:p>
                          <w:p w14:paraId="65B03140" w14:textId="77777777" w:rsidR="004B0866" w:rsidRPr="004B0866" w:rsidRDefault="004B0866" w:rsidP="00216E0A">
                            <w:pPr>
                              <w:bidi w:val="0"/>
                            </w:pPr>
                          </w:p>
                          <w:p w14:paraId="335E5E76" w14:textId="77777777" w:rsidR="004B0866" w:rsidRPr="004B0866" w:rsidRDefault="004B0866" w:rsidP="00216E0A">
                            <w:pPr>
                              <w:bidi w:val="0"/>
                            </w:pPr>
                          </w:p>
                          <w:p w14:paraId="591063AA" w14:textId="62D4954A" w:rsidR="004B0866" w:rsidRDefault="004B0866" w:rsidP="004B0866">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6D105" id="_x0000_s1027" type="#_x0000_t202" style="position:absolute;margin-left:0;margin-top:36.85pt;width:461.7pt;height:494.8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">
                <v:textbox>
                  <w:txbxContent>
                    <w:p w14:paraId="02FDA01B" w14:textId="107023B5" w:rsidR="004B0866" w:rsidRPr="004B0866" w:rsidRDefault="004B0866" w:rsidP="00216E0A">
                      <w:pPr>
                        <w:bidi w:val="0"/>
                      </w:pPr>
                      <w:r w:rsidRPr="004B0866">
                        <w:t>function fcn</w:t>
                      </w:r>
                    </w:p>
                    <w:p w14:paraId="56F3D47E" w14:textId="0AC1B44E" w:rsidR="004B0866" w:rsidRPr="004B0866" w:rsidRDefault="004B0866" w:rsidP="00216E0A">
                      <w:pPr>
                        <w:bidi w:val="0"/>
                        <w:rPr>
                          <w:color w:val="EE0000"/>
                        </w:rPr>
                      </w:pPr>
                      <w:r w:rsidRPr="004B0866">
                        <w:rPr>
                          <w:color w:val="EE0000"/>
                        </w:rPr>
                        <w:t>% Use a data store as a global</w:t>
                      </w:r>
                    </w:p>
                    <w:p w14:paraId="632BD7D1" w14:textId="77777777" w:rsidR="004B0866" w:rsidRPr="004B0866" w:rsidRDefault="004B0866" w:rsidP="00216E0A">
                      <w:pPr>
                        <w:bidi w:val="0"/>
                      </w:pPr>
                      <w:r w:rsidRPr="004B0866">
                        <w:t>global G_UserInfo</w:t>
                      </w:r>
                    </w:p>
                    <w:p w14:paraId="2D11FB20" w14:textId="77777777" w:rsidR="004B0866" w:rsidRPr="004B0866" w:rsidRDefault="004B0866" w:rsidP="00216E0A">
                      <w:pPr>
                        <w:bidi w:val="0"/>
                      </w:pPr>
                      <w:r w:rsidRPr="004B0866">
                        <w:t xml:space="preserve">% Object Initialization code </w:t>
                      </w:r>
                    </w:p>
                    <w:p w14:paraId="25DBCF98" w14:textId="77777777" w:rsidR="004B0866" w:rsidRPr="004B0866" w:rsidRDefault="004B0866" w:rsidP="00216E0A">
                      <w:pPr>
                        <w:bidi w:val="0"/>
                      </w:pPr>
                      <w:r w:rsidRPr="004B0866">
                        <w:t xml:space="preserve"> SetObject2Drive( uint16(hex2dec('60f0')), uint16(1)  , single(150000) ,VarDataTypes.T_uint32) ; </w:t>
                      </w:r>
                    </w:p>
                    <w:p w14:paraId="3332566A" w14:textId="77777777" w:rsidR="004B0866" w:rsidRPr="004B0866" w:rsidRDefault="004B0866" w:rsidP="00216E0A">
                      <w:pPr>
                        <w:bidi w:val="0"/>
                      </w:pPr>
                      <w:r w:rsidRPr="004B0866">
                        <w:t xml:space="preserve">% Get object from file </w:t>
                      </w:r>
                    </w:p>
                    <w:p w14:paraId="2D29FCBF" w14:textId="77777777" w:rsidR="004B0866" w:rsidRPr="004B0866" w:rsidRDefault="004B0866" w:rsidP="00216E0A">
                      <w:pPr>
                        <w:bidi w:val="0"/>
                      </w:pPr>
                      <w:r w:rsidRPr="004B0866">
                        <w:t xml:space="preserve">G_UserInfo.junk1 = single( GetObjectFromDrive( uint16(hex2dec('60f0')), uint16(1) , VarDataTypes.T_uint32) ) ; </w:t>
                      </w:r>
                    </w:p>
                    <w:p w14:paraId="17D20E42" w14:textId="77777777" w:rsidR="004B0866" w:rsidRPr="004B0866" w:rsidRDefault="004B0866" w:rsidP="00216E0A">
                      <w:pPr>
                        <w:bidi w:val="0"/>
                      </w:pPr>
                      <w:r w:rsidRPr="004B0866">
                        <w:t>end</w:t>
                      </w:r>
                    </w:p>
                    <w:p w14:paraId="50CB72B6" w14:textId="77777777" w:rsidR="004B0866" w:rsidRDefault="004B0866" w:rsidP="00216E0A">
                      <w:pPr>
                        <w:bidi w:val="0"/>
                      </w:pPr>
                    </w:p>
                    <w:p w14:paraId="4F58727B" w14:textId="442EC1BE" w:rsidR="004B0866" w:rsidRPr="004B0866" w:rsidRDefault="004B0866" w:rsidP="00216E0A">
                      <w:pPr>
                        <w:bidi w:val="0"/>
                      </w:pPr>
                      <w:r w:rsidRPr="004B0866">
                        <w:t xml:space="preserve">function retCode = SetObject2Drive( Index, subIndex  ,value  , datatype ) </w:t>
                      </w:r>
                    </w:p>
                    <w:p w14:paraId="346EF05F" w14:textId="345A3FB6" w:rsidR="004B0866" w:rsidRDefault="004B0866" w:rsidP="00216E0A">
                      <w:pPr>
                        <w:bidi w:val="0"/>
                      </w:pPr>
                      <w:r w:rsidRPr="004B0866">
                        <w:rPr>
                          <w:color w:val="EE0000"/>
                        </w:rPr>
                        <w:t>% call an external C function</w:t>
                      </w:r>
                      <w:r w:rsidRPr="004B0866">
                        <w:t xml:space="preserve">   </w:t>
                      </w:r>
                    </w:p>
                    <w:p w14:paraId="0F2CAFC1" w14:textId="51794593" w:rsidR="004B0866" w:rsidRPr="004B0866" w:rsidRDefault="004B0866" w:rsidP="00216E0A">
                      <w:pPr>
                        <w:bidi w:val="0"/>
                      </w:pPr>
                      <w:r w:rsidRPr="004B0866">
                        <w:t xml:space="preserve"> retCode = int32(0); </w:t>
                      </w:r>
                    </w:p>
                    <w:p w14:paraId="405F3523" w14:textId="77777777" w:rsidR="004B0866" w:rsidRPr="004B0866" w:rsidRDefault="004B0866" w:rsidP="00216E0A">
                      <w:pPr>
                        <w:bidi w:val="0"/>
                      </w:pPr>
                      <w:r w:rsidRPr="004B0866">
                        <w:t xml:space="preserve">    coder.ceval('SetObject2Drive', uint16(Index), uint16(subIndex), double(value) , uint16(datatype) ,coder.ref(retCode));</w:t>
                      </w:r>
                    </w:p>
                    <w:p w14:paraId="1F865822" w14:textId="77777777" w:rsidR="004B0866" w:rsidRPr="004B0866" w:rsidRDefault="004B0866" w:rsidP="00216E0A">
                      <w:pPr>
                        <w:bidi w:val="0"/>
                      </w:pPr>
                      <w:r w:rsidRPr="004B0866">
                        <w:t>end</w:t>
                      </w:r>
                    </w:p>
                    <w:p w14:paraId="7FEFD0B6" w14:textId="77777777" w:rsidR="004B0866" w:rsidRPr="004B0866" w:rsidRDefault="004B0866" w:rsidP="00216E0A">
                      <w:pPr>
                        <w:bidi w:val="0"/>
                      </w:pPr>
                    </w:p>
                    <w:p w14:paraId="2E26D772" w14:textId="77777777" w:rsidR="004B0866" w:rsidRPr="004B0866" w:rsidRDefault="004B0866" w:rsidP="00216E0A">
                      <w:pPr>
                        <w:bidi w:val="0"/>
                      </w:pPr>
                      <w:r w:rsidRPr="004B0866">
                        <w:t xml:space="preserve">function [value,retCode] = GetObjectFromDrive( Index, subIndex , datatype) </w:t>
                      </w:r>
                    </w:p>
                    <w:p w14:paraId="2323F7AC" w14:textId="77777777" w:rsidR="004B0866" w:rsidRPr="004B0866" w:rsidRDefault="004B0866" w:rsidP="00216E0A">
                      <w:pPr>
                        <w:bidi w:val="0"/>
                      </w:pPr>
                      <w:r w:rsidRPr="004B0866">
                        <w:t xml:space="preserve">    retCode = int32(0); </w:t>
                      </w:r>
                    </w:p>
                    <w:p w14:paraId="35E1515C" w14:textId="77777777" w:rsidR="004B0866" w:rsidRPr="004B0866" w:rsidRDefault="004B0866" w:rsidP="00216E0A">
                      <w:pPr>
                        <w:bidi w:val="0"/>
                      </w:pPr>
                      <w:r w:rsidRPr="004B0866">
                        <w:t xml:space="preserve">    value   = double(0) ; </w:t>
                      </w:r>
                    </w:p>
                    <w:p w14:paraId="1FFB0207" w14:textId="77777777" w:rsidR="004B0866" w:rsidRPr="004B0866" w:rsidRDefault="004B0866" w:rsidP="00216E0A">
                      <w:pPr>
                        <w:bidi w:val="0"/>
                      </w:pPr>
                      <w:r w:rsidRPr="004B0866">
                        <w:t xml:space="preserve">    coder.ceval('GetObjectFromDrive', uint16(Index), uint16(subIndex), uint16(datatype) , coder.ref(value), coder.ref(retCode));</w:t>
                      </w:r>
                    </w:p>
                    <w:p w14:paraId="7B898495" w14:textId="77777777" w:rsidR="004B0866" w:rsidRPr="004B0866" w:rsidRDefault="004B0866" w:rsidP="00216E0A">
                      <w:pPr>
                        <w:bidi w:val="0"/>
                      </w:pPr>
                      <w:r w:rsidRPr="004B0866">
                        <w:t>end</w:t>
                      </w:r>
                    </w:p>
                    <w:p w14:paraId="65B03140" w14:textId="77777777" w:rsidR="004B0866" w:rsidRPr="004B0866" w:rsidRDefault="004B0866" w:rsidP="00216E0A">
                      <w:pPr>
                        <w:bidi w:val="0"/>
                      </w:pPr>
                    </w:p>
                    <w:p w14:paraId="335E5E76" w14:textId="77777777" w:rsidR="004B0866" w:rsidRPr="004B0866" w:rsidRDefault="004B0866" w:rsidP="00216E0A">
                      <w:pPr>
                        <w:bidi w:val="0"/>
                      </w:pPr>
                    </w:p>
                    <w:p w14:paraId="591063AA" w14:textId="62D4954A" w:rsidR="004B0866" w:rsidRDefault="004B0866" w:rsidP="004B0866">
                      <w:pPr>
                        <w:bidi w:val="0"/>
                      </w:pPr>
                    </w:p>
                  </w:txbxContent>
                </v:textbox>
                <w10:wrap type="topAndBottom" anchorx="margin"/>
              </v:shape>
            </w:pict>
          </mc:Fallback>
        </mc:AlternateContent>
      </w:r>
      <w:proofErr w:type="gramStart"/>
      <w:r w:rsidRPr="00EA6F69">
        <w:t>Take a look</w:t>
      </w:r>
      <w:proofErr w:type="gramEnd"/>
      <w:r w:rsidRPr="00EA6F69">
        <w:t xml:space="preserve"> inside: </w:t>
      </w:r>
    </w:p>
    <w:p w14:paraId="1A79FFC5" w14:textId="7A42FBDA" w:rsidR="004B0866" w:rsidRPr="00EA6F69" w:rsidRDefault="004B0866" w:rsidP="00216E0A">
      <w:pPr>
        <w:bidi w:val="0"/>
      </w:pPr>
      <w:r w:rsidRPr="00EA6F69">
        <w:t xml:space="preserve">The data store </w:t>
      </w:r>
      <w:proofErr w:type="spellStart"/>
      <w:r w:rsidRPr="00EA6F69">
        <w:t>G_UserInfo</w:t>
      </w:r>
      <w:proofErr w:type="spellEnd"/>
      <w:r w:rsidRPr="00EA6F69">
        <w:t xml:space="preserve"> is used within the function as global; don’t forget to declare it as data store, see above example. </w:t>
      </w:r>
    </w:p>
    <w:p w14:paraId="73A05F7F" w14:textId="77777777" w:rsidR="00872CD6" w:rsidRPr="00EA6F69" w:rsidRDefault="00872CD6" w:rsidP="00216E0A">
      <w:pPr>
        <w:bidi w:val="0"/>
      </w:pPr>
      <w:r w:rsidRPr="00EA6F69">
        <w:t xml:space="preserve">This setup function sets and reads objects in the drive's object dictionary. It uses host services that are addressed as C function, using the </w:t>
      </w:r>
      <w:proofErr w:type="spellStart"/>
      <w:proofErr w:type="gramStart"/>
      <w:r w:rsidRPr="00EA6F69">
        <w:t>coder.ceval</w:t>
      </w:r>
      <w:proofErr w:type="spellEnd"/>
      <w:proofErr w:type="gramEnd"/>
      <w:r w:rsidRPr="00EA6F69">
        <w:t xml:space="preserve"> Simulink scheme. </w:t>
      </w:r>
    </w:p>
    <w:p w14:paraId="722AAB40" w14:textId="51DBDC40" w:rsidR="00872CD6" w:rsidRPr="00EA6F69" w:rsidRDefault="00872CD6" w:rsidP="00216E0A">
      <w:pPr>
        <w:bidi w:val="0"/>
      </w:pPr>
      <w:r w:rsidRPr="00EA6F69">
        <w:t xml:space="preserve">Notes: </w:t>
      </w:r>
    </w:p>
    <w:p w14:paraId="6FAFF12A" w14:textId="1CEAF2A2" w:rsidR="00872CD6" w:rsidRPr="00EA6F69" w:rsidRDefault="00872CD6" w:rsidP="00216E0A">
      <w:pPr>
        <w:pStyle w:val="ListParagraph"/>
        <w:numPr>
          <w:ilvl w:val="1"/>
          <w:numId w:val="30"/>
        </w:numPr>
        <w:bidi w:val="0"/>
      </w:pPr>
      <w:r w:rsidRPr="00EA6F69">
        <w:t xml:space="preserve">The C code may be defined or not in the replacement table. The post processor will replace this function </w:t>
      </w:r>
      <w:proofErr w:type="gramStart"/>
      <w:r w:rsidRPr="00EA6F69">
        <w:t>by</w:t>
      </w:r>
      <w:proofErr w:type="gramEnd"/>
      <w:r w:rsidRPr="00EA6F69">
        <w:t xml:space="preserve"> the host service anyway.</w:t>
      </w:r>
    </w:p>
    <w:p w14:paraId="008ABE3B" w14:textId="63708BCC" w:rsidR="00872CD6" w:rsidRPr="00EA6F69" w:rsidRDefault="00872CD6" w:rsidP="00216E0A">
      <w:pPr>
        <w:pStyle w:val="ListParagraph"/>
        <w:numPr>
          <w:ilvl w:val="1"/>
          <w:numId w:val="30"/>
        </w:numPr>
        <w:bidi w:val="0"/>
      </w:pPr>
      <w:r w:rsidRPr="00EA6F69">
        <w:t xml:space="preserve">The C code must be defined as additional code in the model properties: </w:t>
      </w:r>
    </w:p>
    <w:p w14:paraId="1FE34665" w14:textId="04F665DA" w:rsidR="00872CD6" w:rsidRPr="00EA6F69" w:rsidRDefault="00872CD6" w:rsidP="00216E0A">
      <w:pPr>
        <w:bidi w:val="0"/>
      </w:pPr>
      <w:r w:rsidRPr="00EA6F69">
        <w:rPr>
          <w:noProof/>
        </w:rPr>
        <w:lastRenderedPageBreak/>
        <mc:AlternateContent>
          <mc:Choice Requires="wpc">
            <w:drawing>
              <wp:inline distT="0" distB="0" distL="0" distR="0" wp14:anchorId="7BAE021B" wp14:editId="61DF4B74">
                <wp:extent cx="5274310" cy="3076575"/>
                <wp:effectExtent l="0" t="0" r="2540" b="9525"/>
                <wp:docPr id="1393235372"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6417849" name="Picture 356417849"/>
                          <pic:cNvPicPr>
                            <a:picLocks noChangeAspect="1"/>
                          </pic:cNvPicPr>
                        </pic:nvPicPr>
                        <pic:blipFill>
                          <a:blip r:embed="rId30"/>
                          <a:stretch>
                            <a:fillRect/>
                          </a:stretch>
                        </pic:blipFill>
                        <pic:spPr>
                          <a:xfrm>
                            <a:off x="0" y="0"/>
                            <a:ext cx="5191379" cy="3076575"/>
                          </a:xfrm>
                          <a:prstGeom prst="rect">
                            <a:avLst/>
                          </a:prstGeom>
                        </pic:spPr>
                      </pic:pic>
                    </wpc:wpc>
                  </a:graphicData>
                </a:graphic>
              </wp:inline>
            </w:drawing>
          </mc:Choice>
          <mc:Fallback>
            <w:pict>
              <v:group w14:anchorId="3A192486" id="Canvas 6"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">
                <v:shape id="_x0000_s1027" type="#_x0000_t75" style="position:absolute;width:52743;height:30765;visibility:visible;mso-wrap-style:square" filled="t">
                  <v:fill o:detectmouseclick="t"/>
                  <v:path o:connecttype="none"/>
                </v:shape>
                <v:shape id="Picture 356417849" o:spid="_x0000_s1028" type="#_x0000_t75" style="position:absolute;width:5191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">
                  <v:imagedata r:id="rId31" o:title=""/>
                </v:shape>
                <w10:wrap anchorx="page"/>
                <w10:anchorlock/>
              </v:group>
            </w:pict>
          </mc:Fallback>
        </mc:AlternateContent>
      </w:r>
    </w:p>
    <w:p w14:paraId="1BEE0659" w14:textId="408DA06B" w:rsidR="00872CD6" w:rsidRPr="00EA6F69" w:rsidRDefault="00872CD6" w:rsidP="00216E0A">
      <w:pPr>
        <w:bidi w:val="0"/>
      </w:pPr>
      <w:r w:rsidRPr="00EA6F69">
        <w:t xml:space="preserve">And don’t forget </w:t>
      </w:r>
      <w:proofErr w:type="gramStart"/>
      <w:r w:rsidRPr="00EA6F69">
        <w:t>in</w:t>
      </w:r>
      <w:proofErr w:type="gramEnd"/>
      <w:r w:rsidRPr="00EA6F69">
        <w:t xml:space="preserve"> code the generation custom code window, to </w:t>
      </w:r>
      <w:proofErr w:type="gramStart"/>
      <w:r w:rsidRPr="00EA6F69">
        <w:t>ask</w:t>
      </w:r>
      <w:proofErr w:type="gramEnd"/>
      <w:r w:rsidRPr="00EA6F69">
        <w:t xml:space="preserve"> the use of the same custom code setting (this is already done in the SEAL example provided)  </w:t>
      </w:r>
    </w:p>
    <w:p w14:paraId="67CE5256" w14:textId="5DFA52BA" w:rsidR="00872CD6" w:rsidRPr="00EA6F69" w:rsidRDefault="00872CD6" w:rsidP="00216E0A">
      <w:pPr>
        <w:bidi w:val="0"/>
      </w:pPr>
      <w:r w:rsidRPr="00EA6F69">
        <w:rPr>
          <w:noProof/>
        </w:rPr>
        <mc:AlternateContent>
          <mc:Choice Requires="wpc">
            <w:drawing>
              <wp:inline distT="0" distB="0" distL="0" distR="0" wp14:anchorId="67449A43" wp14:editId="5F636E0A">
                <wp:extent cx="5274310" cy="3076575"/>
                <wp:effectExtent l="0" t="0" r="2540" b="9525"/>
                <wp:docPr id="850374647"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31765523" name="Picture 831765523"/>
                          <pic:cNvPicPr>
                            <a:picLocks noChangeAspect="1"/>
                          </pic:cNvPicPr>
                        </pic:nvPicPr>
                        <pic:blipFill>
                          <a:blip r:embed="rId32"/>
                          <a:stretch>
                            <a:fillRect/>
                          </a:stretch>
                        </pic:blipFill>
                        <pic:spPr>
                          <a:xfrm>
                            <a:off x="0" y="0"/>
                            <a:ext cx="5191379" cy="3076575"/>
                          </a:xfrm>
                          <a:prstGeom prst="rect">
                            <a:avLst/>
                          </a:prstGeom>
                        </pic:spPr>
                      </pic:pic>
                    </wpc:wpc>
                  </a:graphicData>
                </a:graphic>
              </wp:inline>
            </w:drawing>
          </mc:Choice>
          <mc:Fallback>
            <w:pict>
              <v:group w14:anchorId="0FB1C461" id="Canvas 8"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">
                <v:shape id="_x0000_s1027" type="#_x0000_t75" style="position:absolute;width:52743;height:30765;visibility:visible;mso-wrap-style:square" filled="t">
                  <v:fill o:detectmouseclick="t"/>
                  <v:path o:connecttype="none"/>
                </v:shape>
                <v:shape id="Picture 831765523" o:spid="_x0000_s1028" type="#_x0000_t75" style="position:absolute;width:5191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">
                  <v:imagedata r:id="rId33" o:title=""/>
                </v:shape>
                <w10:wrap anchorx="page"/>
                <w10:anchorlock/>
              </v:group>
            </w:pict>
          </mc:Fallback>
        </mc:AlternateContent>
      </w:r>
    </w:p>
    <w:p w14:paraId="4D398C29" w14:textId="77777777" w:rsidR="00872CD6" w:rsidRPr="00EA6F69" w:rsidRDefault="00872CD6" w:rsidP="00216E0A">
      <w:pPr>
        <w:bidi w:val="0"/>
      </w:pPr>
    </w:p>
    <w:p w14:paraId="7B6AA5FB" w14:textId="609C9AF7" w:rsidR="00134E14" w:rsidRPr="00EA6F69" w:rsidRDefault="00083A42" w:rsidP="00216E0A">
      <w:pPr>
        <w:pStyle w:val="Heading1"/>
        <w:bidi w:val="0"/>
        <w:jc w:val="left"/>
      </w:pPr>
      <w:bookmarkStart w:id="121" w:name="_Toc206913448"/>
      <w:bookmarkStart w:id="122" w:name="_Toc206915186"/>
      <w:bookmarkStart w:id="123" w:name="_Toc208134071"/>
      <w:r w:rsidRPr="00EA6F69">
        <w:t>Preparing</w:t>
      </w:r>
      <w:r w:rsidR="00134E14" w:rsidRPr="00EA6F69">
        <w:t xml:space="preserve"> </w:t>
      </w:r>
      <w:r w:rsidR="00FC2D93" w:rsidRPr="00EA6F69">
        <w:t>buses</w:t>
      </w:r>
      <w:r w:rsidR="00134E14" w:rsidRPr="00EA6F69">
        <w:t xml:space="preserve"> and signals</w:t>
      </w:r>
      <w:bookmarkEnd w:id="121"/>
      <w:bookmarkEnd w:id="122"/>
      <w:bookmarkEnd w:id="123"/>
    </w:p>
    <w:p w14:paraId="1B67A434" w14:textId="3A51DBAF" w:rsidR="00A33C09" w:rsidRPr="00EA6F69" w:rsidRDefault="00A33C09" w:rsidP="00216E0A">
      <w:pPr>
        <w:pStyle w:val="Heading2"/>
        <w:bidi w:val="0"/>
      </w:pPr>
      <w:bookmarkStart w:id="124" w:name="_Toc206913449"/>
      <w:bookmarkStart w:id="125" w:name="_Toc206915187"/>
      <w:bookmarkStart w:id="126" w:name="_Toc208134072"/>
      <w:r w:rsidRPr="00EA6F69">
        <w:t>Introduction</w:t>
      </w:r>
      <w:bookmarkEnd w:id="124"/>
      <w:bookmarkEnd w:id="125"/>
      <w:bookmarkEnd w:id="126"/>
    </w:p>
    <w:p w14:paraId="159D0ABC" w14:textId="1614149E" w:rsidR="00FC2D93" w:rsidRPr="00EA6F69" w:rsidRDefault="00FC2D93" w:rsidP="00216E0A">
      <w:pPr>
        <w:bidi w:val="0"/>
      </w:pPr>
      <w:r w:rsidRPr="00EA6F69">
        <w:t xml:space="preserve">The modeler must make Simulink coder aware of the parameters </w:t>
      </w:r>
      <w:r w:rsidR="00A33C09" w:rsidRPr="00EA6F69">
        <w:t>you</w:t>
      </w:r>
      <w:r w:rsidRPr="00EA6F69">
        <w:t xml:space="preserve"> insert, and of any non</w:t>
      </w:r>
      <w:r w:rsidR="00A33C09" w:rsidRPr="00EA6F69">
        <w:t>-</w:t>
      </w:r>
      <w:r w:rsidRPr="00EA6F69">
        <w:t xml:space="preserve">scalar data types in use. </w:t>
      </w:r>
    </w:p>
    <w:p w14:paraId="0EB091BA" w14:textId="4E678FEB" w:rsidR="00BF4D43" w:rsidRPr="00EA6F69" w:rsidRDefault="00A33C09" w:rsidP="00216E0A">
      <w:pPr>
        <w:bidi w:val="0"/>
      </w:pPr>
      <w:r w:rsidRPr="00EA6F69">
        <w:t xml:space="preserve">The model is aware </w:t>
      </w:r>
      <w:r w:rsidR="0038617C" w:rsidRPr="00EA6F69">
        <w:t>of</w:t>
      </w:r>
      <w:r w:rsidRPr="00EA6F69">
        <w:t xml:space="preserve"> custom data </w:t>
      </w:r>
      <w:r w:rsidRPr="00EA6F69">
        <w:t>type</w:t>
      </w:r>
      <w:r w:rsidR="0038617C">
        <w:t>s</w:t>
      </w:r>
      <w:r w:rsidRPr="00EA6F69">
        <w:t xml:space="preserve"> </w:t>
      </w:r>
      <w:proofErr w:type="gramStart"/>
      <w:r w:rsidRPr="00EA6F69">
        <w:t>and to</w:t>
      </w:r>
      <w:proofErr w:type="gramEnd"/>
      <w:r w:rsidRPr="00EA6F69">
        <w:t xml:space="preserve"> parameter instances</w:t>
      </w:r>
      <w:r w:rsidR="00BF4D43" w:rsidRPr="00EA6F69">
        <w:t xml:space="preserve"> through the SLDD (Simulink Data Dictionary) attached to the model. </w:t>
      </w:r>
    </w:p>
    <w:p w14:paraId="37E94259" w14:textId="3B3287BF" w:rsidR="00BF4D43" w:rsidRPr="00EA6F69" w:rsidRDefault="00BF4D43" w:rsidP="00216E0A">
      <w:pPr>
        <w:bidi w:val="0"/>
      </w:pPr>
      <w:r w:rsidRPr="00EA6F69">
        <w:t>Seal comes with the dictionary SEALGenericTypes_</w:t>
      </w:r>
      <w:proofErr w:type="gramStart"/>
      <w:r w:rsidRPr="00EA6F69">
        <w:t>1.sldd</w:t>
      </w:r>
      <w:proofErr w:type="gramEnd"/>
      <w:r w:rsidRPr="00EA6F69">
        <w:t>.</w:t>
      </w:r>
    </w:p>
    <w:p w14:paraId="1FB6164D" w14:textId="7B8E61ED" w:rsidR="00BF4D43" w:rsidRPr="00EA6F69" w:rsidRDefault="00BF4D43" w:rsidP="00216E0A">
      <w:pPr>
        <w:bidi w:val="0"/>
      </w:pPr>
      <w:r w:rsidRPr="00EA6F69">
        <w:lastRenderedPageBreak/>
        <w:t xml:space="preserve">This SLDD is defined in </w:t>
      </w:r>
      <w:proofErr w:type="spellStart"/>
      <w:r w:rsidRPr="00EA6F69">
        <w:rPr>
          <w:b/>
          <w:bCs/>
        </w:rPr>
        <w:t>InitialSetup.m</w:t>
      </w:r>
      <w:proofErr w:type="spellEnd"/>
      <w:r w:rsidRPr="00EA6F69">
        <w:rPr>
          <w:b/>
          <w:bCs/>
        </w:rPr>
        <w:t xml:space="preserve">. </w:t>
      </w:r>
    </w:p>
    <w:p w14:paraId="4EE3E553" w14:textId="77777777" w:rsidR="00BF4D43" w:rsidRPr="00EA6F69" w:rsidRDefault="00BF4D43" w:rsidP="00216E0A">
      <w:pPr>
        <w:bidi w:val="0"/>
      </w:pPr>
      <w:r w:rsidRPr="00EA6F69">
        <w:t>The SLDD has sections: The one of interest here is Design Data</w:t>
      </w:r>
    </w:p>
    <w:p w14:paraId="3851ECDE" w14:textId="0393A010" w:rsidR="00BF4D43" w:rsidRPr="00EA6F69" w:rsidRDefault="00BF4D43" w:rsidP="00216E0A">
      <w:pPr>
        <w:bidi w:val="0"/>
        <w:rPr>
          <w:i/>
          <w:iCs/>
        </w:rPr>
      </w:pPr>
      <w:r w:rsidRPr="00EA6F69">
        <w:rPr>
          <w:i/>
          <w:iCs/>
        </w:rPr>
        <w:t xml:space="preserve"> </w:t>
      </w:r>
      <w:proofErr w:type="spellStart"/>
      <w:r w:rsidRPr="00EA6F69">
        <w:rPr>
          <w:i/>
          <w:iCs/>
        </w:rPr>
        <w:t>DesignDataSection</w:t>
      </w:r>
      <w:proofErr w:type="spellEnd"/>
      <w:r w:rsidRPr="00EA6F69">
        <w:rPr>
          <w:i/>
          <w:iCs/>
        </w:rPr>
        <w:t xml:space="preserve"> = </w:t>
      </w:r>
      <w:proofErr w:type="spellStart"/>
      <w:proofErr w:type="gramStart"/>
      <w:r w:rsidRPr="00EA6F69">
        <w:rPr>
          <w:i/>
          <w:iCs/>
        </w:rPr>
        <w:t>getSection</w:t>
      </w:r>
      <w:proofErr w:type="spellEnd"/>
      <w:r w:rsidRPr="00EA6F69">
        <w:rPr>
          <w:i/>
          <w:iCs/>
        </w:rPr>
        <w:t>(</w:t>
      </w:r>
      <w:proofErr w:type="spellStart"/>
      <w:proofErr w:type="gramEnd"/>
      <w:r w:rsidRPr="00EA6F69">
        <w:rPr>
          <w:i/>
          <w:iCs/>
        </w:rPr>
        <w:t>SlddHandle</w:t>
      </w:r>
      <w:proofErr w:type="spellEnd"/>
      <w:r w:rsidRPr="00EA6F69">
        <w:rPr>
          <w:i/>
          <w:iCs/>
        </w:rPr>
        <w:t>,'Design Data'</w:t>
      </w:r>
      <w:proofErr w:type="gramStart"/>
      <w:r w:rsidRPr="00EA6F69">
        <w:rPr>
          <w:i/>
          <w:iCs/>
        </w:rPr>
        <w:t>);</w:t>
      </w:r>
      <w:proofErr w:type="gramEnd"/>
    </w:p>
    <w:p w14:paraId="2AD6A2D8" w14:textId="12104AD9" w:rsidR="00BF4D43" w:rsidRPr="00EA6F69" w:rsidRDefault="00BF4D43" w:rsidP="00216E0A">
      <w:pPr>
        <w:bidi w:val="0"/>
      </w:pPr>
      <w:r w:rsidRPr="00EA6F69">
        <w:t>Note that a data dictionary is a handle class, so it is passed to function</w:t>
      </w:r>
      <w:r w:rsidR="00A33C09" w:rsidRPr="00EA6F69">
        <w:t>s</w:t>
      </w:r>
      <w:r w:rsidRPr="00EA6F69">
        <w:t xml:space="preserve"> as reference. Changes made to an SLDD argument inside a function will </w:t>
      </w:r>
      <w:r w:rsidR="00A33C09" w:rsidRPr="00EA6F69">
        <w:t>persist</w:t>
      </w:r>
      <w:r w:rsidRPr="00EA6F69">
        <w:t xml:space="preserve"> when the function exits. </w:t>
      </w:r>
    </w:p>
    <w:p w14:paraId="3CE73DA0" w14:textId="6D81E261" w:rsidR="00134E14" w:rsidRPr="00EA6F69" w:rsidRDefault="00FC2D93" w:rsidP="00216E0A">
      <w:pPr>
        <w:pStyle w:val="Heading2"/>
        <w:bidi w:val="0"/>
      </w:pPr>
      <w:bookmarkStart w:id="127" w:name="_Toc206913450"/>
      <w:bookmarkStart w:id="128" w:name="_Toc206915188"/>
      <w:bookmarkStart w:id="129" w:name="_Toc208134073"/>
      <w:r w:rsidRPr="00EA6F69">
        <w:t>Complex data type: the bus.</w:t>
      </w:r>
      <w:bookmarkEnd w:id="127"/>
      <w:bookmarkEnd w:id="128"/>
      <w:bookmarkEnd w:id="129"/>
      <w:r w:rsidRPr="00EA6F69">
        <w:t xml:space="preserve"> </w:t>
      </w:r>
    </w:p>
    <w:p w14:paraId="5E999BF2" w14:textId="0B4C2650" w:rsidR="00FC2D93" w:rsidRPr="00EA6F69" w:rsidRDefault="00FC2D93" w:rsidP="00216E0A">
      <w:pPr>
        <w:bidi w:val="0"/>
      </w:pPr>
      <w:r w:rsidRPr="00EA6F69">
        <w:t>A bus is equivalent to a C language struct. Here is a typical bus</w:t>
      </w:r>
      <w:r w:rsidR="00BF4D43" w:rsidRPr="00EA6F69">
        <w:t xml:space="preserve"> definition for profiler parameters: </w:t>
      </w:r>
    </w:p>
    <w:p w14:paraId="3DC51CE2" w14:textId="61A9E55C" w:rsidR="00BF4D43" w:rsidRPr="00EA6F69" w:rsidRDefault="00BF4D43" w:rsidP="00216E0A">
      <w:pPr>
        <w:bidi w:val="0"/>
        <w:rPr>
          <w:i/>
          <w:iCs/>
          <w:sz w:val="16"/>
          <w:szCs w:val="16"/>
        </w:rPr>
      </w:pPr>
      <w:r w:rsidRPr="00EA6F69">
        <w:rPr>
          <w:i/>
          <w:iCs/>
          <w:sz w:val="16"/>
          <w:szCs w:val="16"/>
        </w:rPr>
        <w:t>% Define the bus elements, their data type and their help</w:t>
      </w:r>
    </w:p>
    <w:p w14:paraId="34C6B994" w14:textId="77777777" w:rsidR="00BF4D43" w:rsidRPr="00EA6F69" w:rsidRDefault="00BF4D43" w:rsidP="00216E0A">
      <w:pPr>
        <w:bidi w:val="0"/>
        <w:rPr>
          <w:i/>
          <w:iCs/>
          <w:sz w:val="16"/>
          <w:szCs w:val="16"/>
        </w:rPr>
      </w:pPr>
      <w:proofErr w:type="spellStart"/>
      <w:proofErr w:type="gramStart"/>
      <w:r w:rsidRPr="00EA6F69">
        <w:rPr>
          <w:i/>
          <w:iCs/>
          <w:sz w:val="16"/>
          <w:szCs w:val="16"/>
        </w:rPr>
        <w:t>pelems</w:t>
      </w:r>
      <w:proofErr w:type="spellEnd"/>
      <w:r w:rsidRPr="00EA6F69">
        <w:rPr>
          <w:i/>
          <w:iCs/>
          <w:sz w:val="16"/>
          <w:szCs w:val="16"/>
        </w:rPr>
        <w:t>(</w:t>
      </w:r>
      <w:proofErr w:type="gramEnd"/>
      <w:r w:rsidRPr="00EA6F69">
        <w:rPr>
          <w:i/>
          <w:iCs/>
          <w:sz w:val="16"/>
          <w:szCs w:val="16"/>
        </w:rPr>
        <w:t xml:space="preserve">8,1) </w:t>
      </w:r>
      <w:proofErr w:type="gramStart"/>
      <w:r w:rsidRPr="00EA6F69">
        <w:rPr>
          <w:i/>
          <w:iCs/>
          <w:sz w:val="16"/>
          <w:szCs w:val="16"/>
        </w:rPr>
        <w:t>=</w:t>
      </w:r>
      <w:proofErr w:type="spellStart"/>
      <w:r w:rsidRPr="00EA6F69">
        <w:rPr>
          <w:i/>
          <w:iCs/>
          <w:sz w:val="16"/>
          <w:szCs w:val="16"/>
        </w:rPr>
        <w:t>Simulink.BusElement</w:t>
      </w:r>
      <w:proofErr w:type="spellEnd"/>
      <w:r w:rsidRPr="00EA6F69">
        <w:rPr>
          <w:i/>
          <w:iCs/>
          <w:sz w:val="16"/>
          <w:szCs w:val="16"/>
        </w:rPr>
        <w:t xml:space="preserve"> ;</w:t>
      </w:r>
      <w:proofErr w:type="gramEnd"/>
    </w:p>
    <w:p w14:paraId="46CA4466" w14:textId="77777777" w:rsidR="00BF4D43" w:rsidRPr="00EA6F69" w:rsidRDefault="00BF4D43" w:rsidP="00216E0A">
      <w:pPr>
        <w:bidi w:val="0"/>
        <w:rPr>
          <w:i/>
          <w:iCs/>
          <w:sz w:val="16"/>
          <w:szCs w:val="16"/>
        </w:rPr>
      </w:pPr>
      <w:proofErr w:type="spellStart"/>
      <w:proofErr w:type="gramStart"/>
      <w:r w:rsidRPr="00EA6F69">
        <w:rPr>
          <w:i/>
          <w:iCs/>
          <w:sz w:val="16"/>
          <w:szCs w:val="16"/>
        </w:rPr>
        <w:t>pelems</w:t>
      </w:r>
      <w:proofErr w:type="spellEnd"/>
      <w:r w:rsidRPr="00EA6F69">
        <w:rPr>
          <w:i/>
          <w:iCs/>
          <w:sz w:val="16"/>
          <w:szCs w:val="16"/>
        </w:rPr>
        <w:t>(</w:t>
      </w:r>
      <w:proofErr w:type="gramEnd"/>
      <w:r w:rsidRPr="00EA6F69">
        <w:rPr>
          <w:i/>
          <w:iCs/>
          <w:sz w:val="16"/>
          <w:szCs w:val="16"/>
        </w:rPr>
        <w:t xml:space="preserve">1) = </w:t>
      </w:r>
      <w:proofErr w:type="spellStart"/>
      <w:proofErr w:type="gramStart"/>
      <w:r w:rsidRPr="00EA6F69">
        <w:rPr>
          <w:i/>
          <w:iCs/>
          <w:sz w:val="16"/>
          <w:szCs w:val="16"/>
        </w:rPr>
        <w:t>SetBusElement</w:t>
      </w:r>
      <w:proofErr w:type="spellEnd"/>
      <w:r w:rsidRPr="00EA6F69">
        <w:rPr>
          <w:i/>
          <w:iCs/>
          <w:sz w:val="16"/>
          <w:szCs w:val="16"/>
        </w:rPr>
        <w:t>(</w:t>
      </w:r>
      <w:proofErr w:type="gramEnd"/>
      <w:r w:rsidRPr="00EA6F69">
        <w:rPr>
          <w:i/>
          <w:iCs/>
          <w:sz w:val="16"/>
          <w:szCs w:val="16"/>
        </w:rPr>
        <w:t>'</w:t>
      </w:r>
      <w:proofErr w:type="spellStart"/>
      <w:r w:rsidRPr="00EA6F69">
        <w:rPr>
          <w:i/>
          <w:iCs/>
          <w:sz w:val="16"/>
          <w:szCs w:val="16"/>
        </w:rPr>
        <w:t>PositionTarget</w:t>
      </w:r>
      <w:proofErr w:type="spellEnd"/>
      <w:r w:rsidRPr="00EA6F69">
        <w:rPr>
          <w:i/>
          <w:iCs/>
          <w:sz w:val="16"/>
          <w:szCs w:val="16"/>
        </w:rPr>
        <w:t>','</w:t>
      </w:r>
      <w:proofErr w:type="spellStart"/>
      <w:r w:rsidRPr="00EA6F69">
        <w:rPr>
          <w:i/>
          <w:iCs/>
          <w:sz w:val="16"/>
          <w:szCs w:val="16"/>
        </w:rPr>
        <w:t>single',"Final</w:t>
      </w:r>
      <w:proofErr w:type="spellEnd"/>
      <w:r w:rsidRPr="00EA6F69">
        <w:rPr>
          <w:i/>
          <w:iCs/>
          <w:sz w:val="16"/>
          <w:szCs w:val="16"/>
        </w:rPr>
        <w:t xml:space="preserve"> position to arrive</w:t>
      </w:r>
      <w:proofErr w:type="gramStart"/>
      <w:r w:rsidRPr="00EA6F69">
        <w:rPr>
          <w:i/>
          <w:iCs/>
          <w:sz w:val="16"/>
          <w:szCs w:val="16"/>
        </w:rPr>
        <w:t>" )</w:t>
      </w:r>
      <w:proofErr w:type="gramEnd"/>
      <w:r w:rsidRPr="00EA6F69">
        <w:rPr>
          <w:i/>
          <w:iCs/>
          <w:sz w:val="16"/>
          <w:szCs w:val="16"/>
        </w:rPr>
        <w:t xml:space="preserve"> ; </w:t>
      </w:r>
    </w:p>
    <w:p w14:paraId="58AECA88" w14:textId="77777777" w:rsidR="00BF4D43" w:rsidRPr="00EA6F69" w:rsidRDefault="00BF4D43" w:rsidP="00216E0A">
      <w:pPr>
        <w:bidi w:val="0"/>
        <w:rPr>
          <w:i/>
          <w:iCs/>
          <w:sz w:val="16"/>
          <w:szCs w:val="16"/>
        </w:rPr>
      </w:pPr>
      <w:proofErr w:type="spellStart"/>
      <w:proofErr w:type="gramStart"/>
      <w:r w:rsidRPr="00EA6F69">
        <w:rPr>
          <w:i/>
          <w:iCs/>
          <w:sz w:val="16"/>
          <w:szCs w:val="16"/>
        </w:rPr>
        <w:t>pelems</w:t>
      </w:r>
      <w:proofErr w:type="spellEnd"/>
      <w:r w:rsidRPr="00EA6F69">
        <w:rPr>
          <w:i/>
          <w:iCs/>
          <w:sz w:val="16"/>
          <w:szCs w:val="16"/>
        </w:rPr>
        <w:t>(</w:t>
      </w:r>
      <w:proofErr w:type="gramEnd"/>
      <w:r w:rsidRPr="00EA6F69">
        <w:rPr>
          <w:i/>
          <w:iCs/>
          <w:sz w:val="16"/>
          <w:szCs w:val="16"/>
        </w:rPr>
        <w:t xml:space="preserve">2) = </w:t>
      </w:r>
      <w:proofErr w:type="spellStart"/>
      <w:proofErr w:type="gramStart"/>
      <w:r w:rsidRPr="00EA6F69">
        <w:rPr>
          <w:i/>
          <w:iCs/>
          <w:sz w:val="16"/>
          <w:szCs w:val="16"/>
        </w:rPr>
        <w:t>SetBusElement</w:t>
      </w:r>
      <w:proofErr w:type="spellEnd"/>
      <w:r w:rsidRPr="00EA6F69">
        <w:rPr>
          <w:i/>
          <w:iCs/>
          <w:sz w:val="16"/>
          <w:szCs w:val="16"/>
        </w:rPr>
        <w:t>(</w:t>
      </w:r>
      <w:proofErr w:type="gramEnd"/>
      <w:r w:rsidRPr="00EA6F69">
        <w:rPr>
          <w:i/>
          <w:iCs/>
          <w:sz w:val="16"/>
          <w:szCs w:val="16"/>
        </w:rPr>
        <w:t>'</w:t>
      </w:r>
      <w:proofErr w:type="spellStart"/>
      <w:r w:rsidRPr="00EA6F69">
        <w:rPr>
          <w:i/>
          <w:iCs/>
          <w:sz w:val="16"/>
          <w:szCs w:val="16"/>
        </w:rPr>
        <w:t>ProfileSpeed</w:t>
      </w:r>
      <w:proofErr w:type="spellEnd"/>
      <w:r w:rsidRPr="00EA6F69">
        <w:rPr>
          <w:i/>
          <w:iCs/>
          <w:sz w:val="16"/>
          <w:szCs w:val="16"/>
        </w:rPr>
        <w:t>','</w:t>
      </w:r>
      <w:proofErr w:type="spellStart"/>
      <w:r w:rsidRPr="00EA6F69">
        <w:rPr>
          <w:i/>
          <w:iCs/>
          <w:sz w:val="16"/>
          <w:szCs w:val="16"/>
        </w:rPr>
        <w:t>single',"Maximum</w:t>
      </w:r>
      <w:proofErr w:type="spellEnd"/>
      <w:r w:rsidRPr="00EA6F69">
        <w:rPr>
          <w:i/>
          <w:iCs/>
          <w:sz w:val="16"/>
          <w:szCs w:val="16"/>
        </w:rPr>
        <w:t xml:space="preserve"> speed</w:t>
      </w:r>
      <w:proofErr w:type="gramStart"/>
      <w:r w:rsidRPr="00EA6F69">
        <w:rPr>
          <w:i/>
          <w:iCs/>
          <w:sz w:val="16"/>
          <w:szCs w:val="16"/>
        </w:rPr>
        <w:t>" )</w:t>
      </w:r>
      <w:proofErr w:type="gramEnd"/>
      <w:r w:rsidRPr="00EA6F69">
        <w:rPr>
          <w:i/>
          <w:iCs/>
          <w:sz w:val="16"/>
          <w:szCs w:val="16"/>
        </w:rPr>
        <w:t xml:space="preserve"> ; </w:t>
      </w:r>
    </w:p>
    <w:p w14:paraId="449C9634" w14:textId="77777777" w:rsidR="00BF4D43" w:rsidRPr="00EA6F69" w:rsidRDefault="00BF4D43" w:rsidP="00216E0A">
      <w:pPr>
        <w:bidi w:val="0"/>
        <w:rPr>
          <w:i/>
          <w:iCs/>
          <w:sz w:val="16"/>
          <w:szCs w:val="16"/>
        </w:rPr>
      </w:pPr>
      <w:proofErr w:type="spellStart"/>
      <w:proofErr w:type="gramStart"/>
      <w:r w:rsidRPr="00EA6F69">
        <w:rPr>
          <w:i/>
          <w:iCs/>
          <w:sz w:val="16"/>
          <w:szCs w:val="16"/>
        </w:rPr>
        <w:t>pelems</w:t>
      </w:r>
      <w:proofErr w:type="spellEnd"/>
      <w:r w:rsidRPr="00EA6F69">
        <w:rPr>
          <w:i/>
          <w:iCs/>
          <w:sz w:val="16"/>
          <w:szCs w:val="16"/>
        </w:rPr>
        <w:t>(</w:t>
      </w:r>
      <w:proofErr w:type="gramEnd"/>
      <w:r w:rsidRPr="00EA6F69">
        <w:rPr>
          <w:i/>
          <w:iCs/>
          <w:sz w:val="16"/>
          <w:szCs w:val="16"/>
        </w:rPr>
        <w:t xml:space="preserve">3) = </w:t>
      </w:r>
      <w:proofErr w:type="spellStart"/>
      <w:proofErr w:type="gramStart"/>
      <w:r w:rsidRPr="00EA6F69">
        <w:rPr>
          <w:i/>
          <w:iCs/>
          <w:sz w:val="16"/>
          <w:szCs w:val="16"/>
        </w:rPr>
        <w:t>SetBusElement</w:t>
      </w:r>
      <w:proofErr w:type="spellEnd"/>
      <w:r w:rsidRPr="00EA6F69">
        <w:rPr>
          <w:i/>
          <w:iCs/>
          <w:sz w:val="16"/>
          <w:szCs w:val="16"/>
        </w:rPr>
        <w:t>(</w:t>
      </w:r>
      <w:proofErr w:type="gramEnd"/>
      <w:r w:rsidRPr="00EA6F69">
        <w:rPr>
          <w:i/>
          <w:iCs/>
          <w:sz w:val="16"/>
          <w:szCs w:val="16"/>
        </w:rPr>
        <w:t>'</w:t>
      </w:r>
      <w:proofErr w:type="spellStart"/>
      <w:r w:rsidRPr="00EA6F69">
        <w:rPr>
          <w:i/>
          <w:iCs/>
          <w:sz w:val="16"/>
          <w:szCs w:val="16"/>
        </w:rPr>
        <w:t>ProfileAcceleration</w:t>
      </w:r>
      <w:proofErr w:type="spellEnd"/>
      <w:r w:rsidRPr="00EA6F69">
        <w:rPr>
          <w:i/>
          <w:iCs/>
          <w:sz w:val="16"/>
          <w:szCs w:val="16"/>
        </w:rPr>
        <w:t>','</w:t>
      </w:r>
      <w:proofErr w:type="spellStart"/>
      <w:r w:rsidRPr="00EA6F69">
        <w:rPr>
          <w:i/>
          <w:iCs/>
          <w:sz w:val="16"/>
          <w:szCs w:val="16"/>
        </w:rPr>
        <w:t>single',"Maximum</w:t>
      </w:r>
      <w:proofErr w:type="spellEnd"/>
      <w:r w:rsidRPr="00EA6F69">
        <w:rPr>
          <w:i/>
          <w:iCs/>
          <w:sz w:val="16"/>
          <w:szCs w:val="16"/>
        </w:rPr>
        <w:t xml:space="preserve"> Profile acceleration</w:t>
      </w:r>
      <w:proofErr w:type="gramStart"/>
      <w:r w:rsidRPr="00EA6F69">
        <w:rPr>
          <w:i/>
          <w:iCs/>
          <w:sz w:val="16"/>
          <w:szCs w:val="16"/>
        </w:rPr>
        <w:t>" )</w:t>
      </w:r>
      <w:proofErr w:type="gramEnd"/>
      <w:r w:rsidRPr="00EA6F69">
        <w:rPr>
          <w:i/>
          <w:iCs/>
          <w:sz w:val="16"/>
          <w:szCs w:val="16"/>
        </w:rPr>
        <w:t xml:space="preserve"> ; </w:t>
      </w:r>
    </w:p>
    <w:p w14:paraId="463B17B7" w14:textId="77777777" w:rsidR="00BF4D43" w:rsidRPr="00EA6F69" w:rsidRDefault="00BF4D43" w:rsidP="00216E0A">
      <w:pPr>
        <w:bidi w:val="0"/>
        <w:rPr>
          <w:i/>
          <w:iCs/>
          <w:sz w:val="16"/>
          <w:szCs w:val="16"/>
        </w:rPr>
      </w:pPr>
      <w:proofErr w:type="spellStart"/>
      <w:proofErr w:type="gramStart"/>
      <w:r w:rsidRPr="00EA6F69">
        <w:rPr>
          <w:i/>
          <w:iCs/>
          <w:sz w:val="16"/>
          <w:szCs w:val="16"/>
        </w:rPr>
        <w:t>pelems</w:t>
      </w:r>
      <w:proofErr w:type="spellEnd"/>
      <w:r w:rsidRPr="00EA6F69">
        <w:rPr>
          <w:i/>
          <w:iCs/>
          <w:sz w:val="16"/>
          <w:szCs w:val="16"/>
        </w:rPr>
        <w:t>(</w:t>
      </w:r>
      <w:proofErr w:type="gramEnd"/>
      <w:r w:rsidRPr="00EA6F69">
        <w:rPr>
          <w:i/>
          <w:iCs/>
          <w:sz w:val="16"/>
          <w:szCs w:val="16"/>
        </w:rPr>
        <w:t xml:space="preserve">4) = </w:t>
      </w:r>
      <w:proofErr w:type="spellStart"/>
      <w:proofErr w:type="gramStart"/>
      <w:r w:rsidRPr="00EA6F69">
        <w:rPr>
          <w:i/>
          <w:iCs/>
          <w:sz w:val="16"/>
          <w:szCs w:val="16"/>
        </w:rPr>
        <w:t>SetBusElement</w:t>
      </w:r>
      <w:proofErr w:type="spellEnd"/>
      <w:r w:rsidRPr="00EA6F69">
        <w:rPr>
          <w:i/>
          <w:iCs/>
          <w:sz w:val="16"/>
          <w:szCs w:val="16"/>
        </w:rPr>
        <w:t>(</w:t>
      </w:r>
      <w:proofErr w:type="gramEnd"/>
      <w:r w:rsidRPr="00EA6F69">
        <w:rPr>
          <w:i/>
          <w:iCs/>
          <w:sz w:val="16"/>
          <w:szCs w:val="16"/>
        </w:rPr>
        <w:t>'</w:t>
      </w:r>
      <w:proofErr w:type="spellStart"/>
      <w:r w:rsidRPr="00EA6F69">
        <w:rPr>
          <w:i/>
          <w:iCs/>
          <w:sz w:val="16"/>
          <w:szCs w:val="16"/>
        </w:rPr>
        <w:t>ProfileDeceleration</w:t>
      </w:r>
      <w:proofErr w:type="spellEnd"/>
      <w:r w:rsidRPr="00EA6F69">
        <w:rPr>
          <w:i/>
          <w:iCs/>
          <w:sz w:val="16"/>
          <w:szCs w:val="16"/>
        </w:rPr>
        <w:t>','</w:t>
      </w:r>
      <w:proofErr w:type="spellStart"/>
      <w:r w:rsidRPr="00EA6F69">
        <w:rPr>
          <w:i/>
          <w:iCs/>
          <w:sz w:val="16"/>
          <w:szCs w:val="16"/>
        </w:rPr>
        <w:t>single',"Maximum</w:t>
      </w:r>
      <w:proofErr w:type="spellEnd"/>
      <w:r w:rsidRPr="00EA6F69">
        <w:rPr>
          <w:i/>
          <w:iCs/>
          <w:sz w:val="16"/>
          <w:szCs w:val="16"/>
        </w:rPr>
        <w:t xml:space="preserve"> Profile deceleration</w:t>
      </w:r>
      <w:proofErr w:type="gramStart"/>
      <w:r w:rsidRPr="00EA6F69">
        <w:rPr>
          <w:i/>
          <w:iCs/>
          <w:sz w:val="16"/>
          <w:szCs w:val="16"/>
        </w:rPr>
        <w:t>" )</w:t>
      </w:r>
      <w:proofErr w:type="gramEnd"/>
      <w:r w:rsidRPr="00EA6F69">
        <w:rPr>
          <w:i/>
          <w:iCs/>
          <w:sz w:val="16"/>
          <w:szCs w:val="16"/>
        </w:rPr>
        <w:t xml:space="preserve"> ; </w:t>
      </w:r>
    </w:p>
    <w:p w14:paraId="6409A49D" w14:textId="77777777" w:rsidR="00BF4D43" w:rsidRPr="00EA6F69" w:rsidRDefault="00BF4D43" w:rsidP="00216E0A">
      <w:pPr>
        <w:bidi w:val="0"/>
        <w:rPr>
          <w:i/>
          <w:iCs/>
          <w:sz w:val="16"/>
          <w:szCs w:val="16"/>
        </w:rPr>
      </w:pPr>
      <w:proofErr w:type="spellStart"/>
      <w:proofErr w:type="gramStart"/>
      <w:r w:rsidRPr="00EA6F69">
        <w:rPr>
          <w:i/>
          <w:iCs/>
          <w:sz w:val="16"/>
          <w:szCs w:val="16"/>
        </w:rPr>
        <w:t>pelems</w:t>
      </w:r>
      <w:proofErr w:type="spellEnd"/>
      <w:r w:rsidRPr="00EA6F69">
        <w:rPr>
          <w:i/>
          <w:iCs/>
          <w:sz w:val="16"/>
          <w:szCs w:val="16"/>
        </w:rPr>
        <w:t>(</w:t>
      </w:r>
      <w:proofErr w:type="gramEnd"/>
      <w:r w:rsidRPr="00EA6F69">
        <w:rPr>
          <w:i/>
          <w:iCs/>
          <w:sz w:val="16"/>
          <w:szCs w:val="16"/>
        </w:rPr>
        <w:t xml:space="preserve">5) = </w:t>
      </w:r>
      <w:proofErr w:type="spellStart"/>
      <w:proofErr w:type="gramStart"/>
      <w:r w:rsidRPr="00EA6F69">
        <w:rPr>
          <w:i/>
          <w:iCs/>
          <w:sz w:val="16"/>
          <w:szCs w:val="16"/>
        </w:rPr>
        <w:t>SetBusElement</w:t>
      </w:r>
      <w:proofErr w:type="spellEnd"/>
      <w:r w:rsidRPr="00EA6F69">
        <w:rPr>
          <w:i/>
          <w:iCs/>
          <w:sz w:val="16"/>
          <w:szCs w:val="16"/>
        </w:rPr>
        <w:t>(</w:t>
      </w:r>
      <w:proofErr w:type="gramEnd"/>
      <w:r w:rsidRPr="00EA6F69">
        <w:rPr>
          <w:i/>
          <w:iCs/>
          <w:sz w:val="16"/>
          <w:szCs w:val="16"/>
        </w:rPr>
        <w:t>'</w:t>
      </w:r>
      <w:proofErr w:type="spellStart"/>
      <w:r w:rsidRPr="00EA6F69">
        <w:rPr>
          <w:i/>
          <w:iCs/>
          <w:sz w:val="16"/>
          <w:szCs w:val="16"/>
        </w:rPr>
        <w:t>ProfileFilterDen</w:t>
      </w:r>
      <w:proofErr w:type="spellEnd"/>
      <w:r w:rsidRPr="00EA6F69">
        <w:rPr>
          <w:i/>
          <w:iCs/>
          <w:sz w:val="16"/>
          <w:szCs w:val="16"/>
        </w:rPr>
        <w:t>','</w:t>
      </w:r>
      <w:proofErr w:type="spellStart"/>
      <w:r w:rsidRPr="00EA6F69">
        <w:rPr>
          <w:i/>
          <w:iCs/>
          <w:sz w:val="16"/>
          <w:szCs w:val="16"/>
        </w:rPr>
        <w:t>double',"Filter</w:t>
      </w:r>
      <w:proofErr w:type="spellEnd"/>
      <w:r w:rsidRPr="00EA6F69">
        <w:rPr>
          <w:i/>
          <w:iCs/>
          <w:sz w:val="16"/>
          <w:szCs w:val="16"/>
        </w:rPr>
        <w:t xml:space="preserve"> monic polynomial for profile filtering</w:t>
      </w:r>
      <w:proofErr w:type="gramStart"/>
      <w:r w:rsidRPr="00EA6F69">
        <w:rPr>
          <w:i/>
          <w:iCs/>
          <w:sz w:val="16"/>
          <w:szCs w:val="16"/>
        </w:rPr>
        <w:t>",[</w:t>
      </w:r>
      <w:proofErr w:type="gramEnd"/>
      <w:r w:rsidRPr="00EA6F69">
        <w:rPr>
          <w:i/>
          <w:iCs/>
          <w:sz w:val="16"/>
          <w:szCs w:val="16"/>
        </w:rPr>
        <w:t>4,1</w:t>
      </w:r>
      <w:proofErr w:type="gramStart"/>
      <w:r w:rsidRPr="00EA6F69">
        <w:rPr>
          <w:i/>
          <w:iCs/>
          <w:sz w:val="16"/>
          <w:szCs w:val="16"/>
        </w:rPr>
        <w:t>] )</w:t>
      </w:r>
      <w:proofErr w:type="gramEnd"/>
      <w:r w:rsidRPr="00EA6F69">
        <w:rPr>
          <w:i/>
          <w:iCs/>
          <w:sz w:val="16"/>
          <w:szCs w:val="16"/>
        </w:rPr>
        <w:t xml:space="preserve"> ; </w:t>
      </w:r>
    </w:p>
    <w:p w14:paraId="60FD12C5" w14:textId="77777777" w:rsidR="00BF4D43" w:rsidRPr="00EA6F69" w:rsidRDefault="00BF4D43" w:rsidP="00216E0A">
      <w:pPr>
        <w:bidi w:val="0"/>
        <w:rPr>
          <w:i/>
          <w:iCs/>
          <w:sz w:val="16"/>
          <w:szCs w:val="16"/>
        </w:rPr>
      </w:pPr>
      <w:proofErr w:type="spellStart"/>
      <w:proofErr w:type="gramStart"/>
      <w:r w:rsidRPr="00EA6F69">
        <w:rPr>
          <w:i/>
          <w:iCs/>
          <w:sz w:val="16"/>
          <w:szCs w:val="16"/>
        </w:rPr>
        <w:t>pelems</w:t>
      </w:r>
      <w:proofErr w:type="spellEnd"/>
      <w:r w:rsidRPr="00EA6F69">
        <w:rPr>
          <w:i/>
          <w:iCs/>
          <w:sz w:val="16"/>
          <w:szCs w:val="16"/>
        </w:rPr>
        <w:t>(</w:t>
      </w:r>
      <w:proofErr w:type="gramEnd"/>
      <w:r w:rsidRPr="00EA6F69">
        <w:rPr>
          <w:i/>
          <w:iCs/>
          <w:sz w:val="16"/>
          <w:szCs w:val="16"/>
        </w:rPr>
        <w:t xml:space="preserve">6) = </w:t>
      </w:r>
      <w:proofErr w:type="spellStart"/>
      <w:proofErr w:type="gramStart"/>
      <w:r w:rsidRPr="00EA6F69">
        <w:rPr>
          <w:i/>
          <w:iCs/>
          <w:sz w:val="16"/>
          <w:szCs w:val="16"/>
        </w:rPr>
        <w:t>SetBusElement</w:t>
      </w:r>
      <w:proofErr w:type="spellEnd"/>
      <w:r w:rsidRPr="00EA6F69">
        <w:rPr>
          <w:i/>
          <w:iCs/>
          <w:sz w:val="16"/>
          <w:szCs w:val="16"/>
        </w:rPr>
        <w:t>(</w:t>
      </w:r>
      <w:proofErr w:type="gramEnd"/>
      <w:r w:rsidRPr="00EA6F69">
        <w:rPr>
          <w:i/>
          <w:iCs/>
          <w:sz w:val="16"/>
          <w:szCs w:val="16"/>
        </w:rPr>
        <w:t>'</w:t>
      </w:r>
      <w:proofErr w:type="spellStart"/>
      <w:r w:rsidRPr="00EA6F69">
        <w:rPr>
          <w:i/>
          <w:iCs/>
          <w:sz w:val="16"/>
          <w:szCs w:val="16"/>
        </w:rPr>
        <w:t>ProfileFilterNum</w:t>
      </w:r>
      <w:proofErr w:type="spellEnd"/>
      <w:r w:rsidRPr="00EA6F69">
        <w:rPr>
          <w:i/>
          <w:iCs/>
          <w:sz w:val="16"/>
          <w:szCs w:val="16"/>
        </w:rPr>
        <w:t>','</w:t>
      </w:r>
      <w:proofErr w:type="spellStart"/>
      <w:r w:rsidRPr="00EA6F69">
        <w:rPr>
          <w:i/>
          <w:iCs/>
          <w:sz w:val="16"/>
          <w:szCs w:val="16"/>
        </w:rPr>
        <w:t>double',"Filter</w:t>
      </w:r>
      <w:proofErr w:type="spellEnd"/>
      <w:r w:rsidRPr="00EA6F69">
        <w:rPr>
          <w:i/>
          <w:iCs/>
          <w:sz w:val="16"/>
          <w:szCs w:val="16"/>
        </w:rPr>
        <w:t xml:space="preserve"> numerator for profile filtering</w:t>
      </w:r>
      <w:proofErr w:type="gramStart"/>
      <w:r w:rsidRPr="00EA6F69">
        <w:rPr>
          <w:i/>
          <w:iCs/>
          <w:sz w:val="16"/>
          <w:szCs w:val="16"/>
        </w:rPr>
        <w:t>",[</w:t>
      </w:r>
      <w:proofErr w:type="gramEnd"/>
      <w:r w:rsidRPr="00EA6F69">
        <w:rPr>
          <w:i/>
          <w:iCs/>
          <w:sz w:val="16"/>
          <w:szCs w:val="16"/>
        </w:rPr>
        <w:t>1,1</w:t>
      </w:r>
      <w:proofErr w:type="gramStart"/>
      <w:r w:rsidRPr="00EA6F69">
        <w:rPr>
          <w:i/>
          <w:iCs/>
          <w:sz w:val="16"/>
          <w:szCs w:val="16"/>
        </w:rPr>
        <w:t>] )</w:t>
      </w:r>
      <w:proofErr w:type="gramEnd"/>
      <w:r w:rsidRPr="00EA6F69">
        <w:rPr>
          <w:i/>
          <w:iCs/>
          <w:sz w:val="16"/>
          <w:szCs w:val="16"/>
        </w:rPr>
        <w:t xml:space="preserve"> ; </w:t>
      </w:r>
    </w:p>
    <w:p w14:paraId="67C5F372" w14:textId="77777777" w:rsidR="00BF4D43" w:rsidRPr="00EA6F69" w:rsidRDefault="00BF4D43" w:rsidP="00216E0A">
      <w:pPr>
        <w:bidi w:val="0"/>
        <w:rPr>
          <w:i/>
          <w:iCs/>
          <w:sz w:val="16"/>
          <w:szCs w:val="16"/>
        </w:rPr>
      </w:pPr>
      <w:proofErr w:type="spellStart"/>
      <w:proofErr w:type="gramStart"/>
      <w:r w:rsidRPr="00EA6F69">
        <w:rPr>
          <w:i/>
          <w:iCs/>
          <w:sz w:val="16"/>
          <w:szCs w:val="16"/>
        </w:rPr>
        <w:t>pelems</w:t>
      </w:r>
      <w:proofErr w:type="spellEnd"/>
      <w:r w:rsidRPr="00EA6F69">
        <w:rPr>
          <w:i/>
          <w:iCs/>
          <w:sz w:val="16"/>
          <w:szCs w:val="16"/>
        </w:rPr>
        <w:t>(</w:t>
      </w:r>
      <w:proofErr w:type="gramEnd"/>
      <w:r w:rsidRPr="00EA6F69">
        <w:rPr>
          <w:i/>
          <w:iCs/>
          <w:sz w:val="16"/>
          <w:szCs w:val="16"/>
        </w:rPr>
        <w:t xml:space="preserve">7) = </w:t>
      </w:r>
      <w:proofErr w:type="spellStart"/>
      <w:proofErr w:type="gramStart"/>
      <w:r w:rsidRPr="00EA6F69">
        <w:rPr>
          <w:i/>
          <w:iCs/>
          <w:sz w:val="16"/>
          <w:szCs w:val="16"/>
        </w:rPr>
        <w:t>SetBusElement</w:t>
      </w:r>
      <w:proofErr w:type="spellEnd"/>
      <w:r w:rsidRPr="00EA6F69">
        <w:rPr>
          <w:i/>
          <w:iCs/>
          <w:sz w:val="16"/>
          <w:szCs w:val="16"/>
        </w:rPr>
        <w:t>(</w:t>
      </w:r>
      <w:proofErr w:type="gramEnd"/>
      <w:r w:rsidRPr="00EA6F69">
        <w:rPr>
          <w:i/>
          <w:iCs/>
          <w:sz w:val="16"/>
          <w:szCs w:val="16"/>
        </w:rPr>
        <w:t>'ProfileDataOk','uint16',"Flag that profiler data is consistent</w:t>
      </w:r>
      <w:proofErr w:type="gramStart"/>
      <w:r w:rsidRPr="00EA6F69">
        <w:rPr>
          <w:i/>
          <w:iCs/>
          <w:sz w:val="16"/>
          <w:szCs w:val="16"/>
        </w:rPr>
        <w:t>",[</w:t>
      </w:r>
      <w:proofErr w:type="gramEnd"/>
      <w:r w:rsidRPr="00EA6F69">
        <w:rPr>
          <w:i/>
          <w:iCs/>
          <w:sz w:val="16"/>
          <w:szCs w:val="16"/>
        </w:rPr>
        <w:t>1,1</w:t>
      </w:r>
      <w:proofErr w:type="gramStart"/>
      <w:r w:rsidRPr="00EA6F69">
        <w:rPr>
          <w:i/>
          <w:iCs/>
          <w:sz w:val="16"/>
          <w:szCs w:val="16"/>
        </w:rPr>
        <w:t>] )</w:t>
      </w:r>
      <w:proofErr w:type="gramEnd"/>
      <w:r w:rsidRPr="00EA6F69">
        <w:rPr>
          <w:i/>
          <w:iCs/>
          <w:sz w:val="16"/>
          <w:szCs w:val="16"/>
        </w:rPr>
        <w:t xml:space="preserve"> ; </w:t>
      </w:r>
    </w:p>
    <w:p w14:paraId="30193B20" w14:textId="77777777" w:rsidR="00BF4D43" w:rsidRPr="00EA6F69" w:rsidRDefault="00BF4D43" w:rsidP="00216E0A">
      <w:pPr>
        <w:bidi w:val="0"/>
        <w:rPr>
          <w:i/>
          <w:iCs/>
          <w:sz w:val="16"/>
          <w:szCs w:val="16"/>
        </w:rPr>
      </w:pPr>
      <w:proofErr w:type="spellStart"/>
      <w:proofErr w:type="gramStart"/>
      <w:r w:rsidRPr="00EA6F69">
        <w:rPr>
          <w:i/>
          <w:iCs/>
          <w:sz w:val="16"/>
          <w:szCs w:val="16"/>
        </w:rPr>
        <w:t>pelems</w:t>
      </w:r>
      <w:proofErr w:type="spellEnd"/>
      <w:r w:rsidRPr="00EA6F69">
        <w:rPr>
          <w:i/>
          <w:iCs/>
          <w:sz w:val="16"/>
          <w:szCs w:val="16"/>
        </w:rPr>
        <w:t>(</w:t>
      </w:r>
      <w:proofErr w:type="gramEnd"/>
      <w:r w:rsidRPr="00EA6F69">
        <w:rPr>
          <w:i/>
          <w:iCs/>
          <w:sz w:val="16"/>
          <w:szCs w:val="16"/>
        </w:rPr>
        <w:t xml:space="preserve">8) = </w:t>
      </w:r>
      <w:proofErr w:type="spellStart"/>
      <w:proofErr w:type="gramStart"/>
      <w:r w:rsidRPr="00EA6F69">
        <w:rPr>
          <w:i/>
          <w:iCs/>
          <w:sz w:val="16"/>
          <w:szCs w:val="16"/>
        </w:rPr>
        <w:t>SetBusElement</w:t>
      </w:r>
      <w:proofErr w:type="spellEnd"/>
      <w:r w:rsidRPr="00EA6F69">
        <w:rPr>
          <w:i/>
          <w:iCs/>
          <w:sz w:val="16"/>
          <w:szCs w:val="16"/>
        </w:rPr>
        <w:t>(</w:t>
      </w:r>
      <w:proofErr w:type="gramEnd"/>
      <w:r w:rsidRPr="00EA6F69">
        <w:rPr>
          <w:i/>
          <w:iCs/>
          <w:sz w:val="16"/>
          <w:szCs w:val="16"/>
        </w:rPr>
        <w:t>'</w:t>
      </w:r>
      <w:proofErr w:type="spellStart"/>
      <w:r w:rsidRPr="00EA6F69">
        <w:rPr>
          <w:i/>
          <w:iCs/>
          <w:sz w:val="16"/>
          <w:szCs w:val="16"/>
        </w:rPr>
        <w:t>Ts','single',"Profiler</w:t>
      </w:r>
      <w:proofErr w:type="spellEnd"/>
      <w:r w:rsidRPr="00EA6F69">
        <w:rPr>
          <w:i/>
          <w:iCs/>
          <w:sz w:val="16"/>
          <w:szCs w:val="16"/>
        </w:rPr>
        <w:t xml:space="preserve"> sampling time </w:t>
      </w:r>
      <w:proofErr w:type="gramStart"/>
      <w:r w:rsidRPr="00EA6F69">
        <w:rPr>
          <w:i/>
          <w:iCs/>
          <w:sz w:val="16"/>
          <w:szCs w:val="16"/>
        </w:rPr>
        <w:t>" )</w:t>
      </w:r>
      <w:proofErr w:type="gramEnd"/>
      <w:r w:rsidRPr="00EA6F69">
        <w:rPr>
          <w:i/>
          <w:iCs/>
          <w:sz w:val="16"/>
          <w:szCs w:val="16"/>
        </w:rPr>
        <w:t xml:space="preserve"> ;</w:t>
      </w:r>
    </w:p>
    <w:p w14:paraId="5FDBFAF7" w14:textId="604DA18F" w:rsidR="00BF4D43" w:rsidRPr="00EA6F69" w:rsidRDefault="00BF4D43" w:rsidP="00216E0A">
      <w:pPr>
        <w:bidi w:val="0"/>
        <w:rPr>
          <w:i/>
          <w:iCs/>
          <w:sz w:val="16"/>
          <w:szCs w:val="16"/>
        </w:rPr>
      </w:pPr>
      <w:r w:rsidRPr="00EA6F69">
        <w:rPr>
          <w:i/>
          <w:iCs/>
          <w:sz w:val="16"/>
          <w:szCs w:val="16"/>
        </w:rPr>
        <w:t>% Generate a generic bus</w:t>
      </w:r>
    </w:p>
    <w:p w14:paraId="52FE04E1" w14:textId="4DD0D72F" w:rsidR="00BF4D43" w:rsidRPr="00EA6F69" w:rsidRDefault="00BF4D43" w:rsidP="00216E0A">
      <w:pPr>
        <w:bidi w:val="0"/>
        <w:rPr>
          <w:i/>
          <w:iCs/>
          <w:sz w:val="16"/>
          <w:szCs w:val="16"/>
        </w:rPr>
      </w:pPr>
      <w:proofErr w:type="spellStart"/>
      <w:r w:rsidRPr="00EA6F69">
        <w:rPr>
          <w:i/>
          <w:iCs/>
          <w:sz w:val="16"/>
          <w:szCs w:val="16"/>
        </w:rPr>
        <w:t>PosProfilerData_T</w:t>
      </w:r>
      <w:proofErr w:type="spellEnd"/>
      <w:r w:rsidRPr="00EA6F69">
        <w:rPr>
          <w:i/>
          <w:iCs/>
          <w:sz w:val="16"/>
          <w:szCs w:val="16"/>
        </w:rPr>
        <w:t xml:space="preserve"> = </w:t>
      </w:r>
      <w:proofErr w:type="spellStart"/>
      <w:r w:rsidRPr="00EA6F69">
        <w:rPr>
          <w:i/>
          <w:iCs/>
          <w:sz w:val="16"/>
          <w:szCs w:val="16"/>
        </w:rPr>
        <w:t>Simulink.</w:t>
      </w:r>
      <w:proofErr w:type="gramStart"/>
      <w:r w:rsidRPr="00EA6F69">
        <w:rPr>
          <w:i/>
          <w:iCs/>
          <w:sz w:val="16"/>
          <w:szCs w:val="16"/>
        </w:rPr>
        <w:t>Bus</w:t>
      </w:r>
      <w:proofErr w:type="spellEnd"/>
      <w:r w:rsidRPr="00EA6F69">
        <w:rPr>
          <w:i/>
          <w:iCs/>
          <w:sz w:val="16"/>
          <w:szCs w:val="16"/>
        </w:rPr>
        <w:t>;</w:t>
      </w:r>
      <w:proofErr w:type="gramEnd"/>
    </w:p>
    <w:p w14:paraId="18DF6C39" w14:textId="31114745" w:rsidR="00BF4D43" w:rsidRPr="00EA6F69" w:rsidRDefault="00BF4D43" w:rsidP="00216E0A">
      <w:pPr>
        <w:bidi w:val="0"/>
        <w:rPr>
          <w:i/>
          <w:iCs/>
          <w:sz w:val="16"/>
          <w:szCs w:val="16"/>
        </w:rPr>
      </w:pPr>
      <w:r w:rsidRPr="00EA6F69">
        <w:rPr>
          <w:i/>
          <w:iCs/>
          <w:sz w:val="16"/>
          <w:szCs w:val="16"/>
        </w:rPr>
        <w:t>% and populate it with the elements we defined</w:t>
      </w:r>
    </w:p>
    <w:p w14:paraId="760E05CD" w14:textId="77777777" w:rsidR="00BF4D43" w:rsidRPr="00EA6F69" w:rsidRDefault="00BF4D43" w:rsidP="00216E0A">
      <w:pPr>
        <w:bidi w:val="0"/>
        <w:rPr>
          <w:i/>
          <w:iCs/>
          <w:sz w:val="16"/>
          <w:szCs w:val="16"/>
        </w:rPr>
      </w:pPr>
      <w:proofErr w:type="spellStart"/>
      <w:r w:rsidRPr="00EA6F69">
        <w:rPr>
          <w:i/>
          <w:iCs/>
          <w:sz w:val="16"/>
          <w:szCs w:val="16"/>
        </w:rPr>
        <w:t>PosProfilerData_</w:t>
      </w:r>
      <w:proofErr w:type="gramStart"/>
      <w:r w:rsidRPr="00EA6F69">
        <w:rPr>
          <w:i/>
          <w:iCs/>
          <w:sz w:val="16"/>
          <w:szCs w:val="16"/>
        </w:rPr>
        <w:t>T.Elements</w:t>
      </w:r>
      <w:proofErr w:type="spellEnd"/>
      <w:proofErr w:type="gramEnd"/>
      <w:r w:rsidRPr="00EA6F69">
        <w:rPr>
          <w:i/>
          <w:iCs/>
          <w:sz w:val="16"/>
          <w:szCs w:val="16"/>
        </w:rPr>
        <w:t xml:space="preserve"> = </w:t>
      </w:r>
      <w:proofErr w:type="spellStart"/>
      <w:proofErr w:type="gramStart"/>
      <w:r w:rsidRPr="00EA6F69">
        <w:rPr>
          <w:i/>
          <w:iCs/>
          <w:sz w:val="16"/>
          <w:szCs w:val="16"/>
        </w:rPr>
        <w:t>pelems</w:t>
      </w:r>
      <w:proofErr w:type="spellEnd"/>
      <w:r w:rsidRPr="00EA6F69">
        <w:rPr>
          <w:i/>
          <w:iCs/>
          <w:sz w:val="16"/>
          <w:szCs w:val="16"/>
        </w:rPr>
        <w:t>;</w:t>
      </w:r>
      <w:proofErr w:type="gramEnd"/>
    </w:p>
    <w:p w14:paraId="236A53F5" w14:textId="36E9BE0C" w:rsidR="00BF4D43" w:rsidRPr="00EA6F69" w:rsidRDefault="00BF4D43" w:rsidP="00216E0A">
      <w:pPr>
        <w:bidi w:val="0"/>
        <w:rPr>
          <w:i/>
          <w:iCs/>
          <w:sz w:val="16"/>
          <w:szCs w:val="16"/>
        </w:rPr>
      </w:pPr>
      <w:r w:rsidRPr="00EA6F69">
        <w:rPr>
          <w:i/>
          <w:iCs/>
          <w:sz w:val="16"/>
          <w:szCs w:val="16"/>
        </w:rPr>
        <w:t>% Insert the bus definition into the SLDD</w:t>
      </w:r>
    </w:p>
    <w:p w14:paraId="25DF0430" w14:textId="77777777" w:rsidR="00BF4D43" w:rsidRPr="00EA6F69" w:rsidRDefault="00BF4D43" w:rsidP="00216E0A">
      <w:pPr>
        <w:bidi w:val="0"/>
        <w:rPr>
          <w:i/>
          <w:iCs/>
          <w:sz w:val="16"/>
          <w:szCs w:val="16"/>
        </w:rPr>
      </w:pPr>
      <w:proofErr w:type="gramStart"/>
      <w:r w:rsidRPr="00EA6F69">
        <w:rPr>
          <w:i/>
          <w:iCs/>
          <w:sz w:val="16"/>
          <w:szCs w:val="16"/>
        </w:rPr>
        <w:t>assignin(</w:t>
      </w:r>
      <w:proofErr w:type="gramEnd"/>
      <w:r w:rsidRPr="00EA6F69">
        <w:rPr>
          <w:i/>
          <w:iCs/>
          <w:sz w:val="16"/>
          <w:szCs w:val="16"/>
        </w:rPr>
        <w:t>DesignDataSection,'PosProfilerData_T</w:t>
      </w:r>
      <w:proofErr w:type="gramStart"/>
      <w:r w:rsidRPr="00EA6F69">
        <w:rPr>
          <w:i/>
          <w:iCs/>
          <w:sz w:val="16"/>
          <w:szCs w:val="16"/>
        </w:rPr>
        <w:t>',PosProfilerData</w:t>
      </w:r>
      <w:proofErr w:type="gramEnd"/>
      <w:r w:rsidRPr="00EA6F69">
        <w:rPr>
          <w:i/>
          <w:iCs/>
          <w:sz w:val="16"/>
          <w:szCs w:val="16"/>
        </w:rPr>
        <w:t>_T</w:t>
      </w:r>
      <w:proofErr w:type="gramStart"/>
      <w:r w:rsidRPr="00EA6F69">
        <w:rPr>
          <w:i/>
          <w:iCs/>
          <w:sz w:val="16"/>
          <w:szCs w:val="16"/>
        </w:rPr>
        <w:t>);</w:t>
      </w:r>
      <w:proofErr w:type="gramEnd"/>
      <w:r w:rsidRPr="00EA6F69">
        <w:rPr>
          <w:i/>
          <w:iCs/>
          <w:sz w:val="16"/>
          <w:szCs w:val="16"/>
        </w:rPr>
        <w:t xml:space="preserve">     </w:t>
      </w:r>
    </w:p>
    <w:p w14:paraId="0CA61467" w14:textId="72E7FAFE" w:rsidR="00BF4D43" w:rsidRPr="00EA6F69" w:rsidRDefault="00BF4D43" w:rsidP="00216E0A">
      <w:pPr>
        <w:bidi w:val="0"/>
      </w:pPr>
      <w:r w:rsidRPr="00EA6F69">
        <w:t xml:space="preserve">Note: </w:t>
      </w:r>
    </w:p>
    <w:p w14:paraId="102C11D1" w14:textId="4EA17E0A" w:rsidR="00BF4D43" w:rsidRPr="00EA6F69" w:rsidRDefault="00BF4D43" w:rsidP="00216E0A">
      <w:pPr>
        <w:bidi w:val="0"/>
      </w:pPr>
      <w:r w:rsidRPr="00EA6F69">
        <w:t xml:space="preserve">We defined a </w:t>
      </w:r>
      <w:r w:rsidR="00A33C09" w:rsidRPr="00EA6F69">
        <w:t>data structure</w:t>
      </w:r>
      <w:r w:rsidRPr="00EA6F69">
        <w:t xml:space="preserve">, not any instance of it. </w:t>
      </w:r>
      <w:r w:rsidR="006821E6" w:rsidRPr="00EA6F69">
        <w:t xml:space="preserve"> For instantiation, see below. </w:t>
      </w:r>
    </w:p>
    <w:p w14:paraId="14007168" w14:textId="0778396E" w:rsidR="006821E6" w:rsidRPr="00EA6F69" w:rsidRDefault="006821E6" w:rsidP="00216E0A">
      <w:pPr>
        <w:pStyle w:val="Heading2"/>
        <w:bidi w:val="0"/>
      </w:pPr>
      <w:bookmarkStart w:id="130" w:name="_Toc206913451"/>
      <w:bookmarkStart w:id="131" w:name="_Toc206915189"/>
      <w:bookmarkStart w:id="132" w:name="_Toc208134074"/>
      <w:r w:rsidRPr="00EA6F69">
        <w:t>Generate a parameter instance</w:t>
      </w:r>
      <w:bookmarkEnd w:id="130"/>
      <w:bookmarkEnd w:id="131"/>
      <w:bookmarkEnd w:id="132"/>
    </w:p>
    <w:p w14:paraId="715F0085" w14:textId="6F712740" w:rsidR="006821E6" w:rsidRPr="00EA6F69" w:rsidRDefault="006821E6" w:rsidP="00216E0A">
      <w:pPr>
        <w:bidi w:val="0"/>
      </w:pPr>
      <w:r w:rsidRPr="00EA6F69">
        <w:t>When Simulink model has a parameter, it can take it from the SLDD</w:t>
      </w:r>
      <w:r w:rsidR="00A33C09" w:rsidRPr="00EA6F69">
        <w:t>,</w:t>
      </w:r>
      <w:r w:rsidRPr="00EA6F69">
        <w:t xml:space="preserve"> or if none is </w:t>
      </w:r>
      <w:proofErr w:type="gramStart"/>
      <w:r w:rsidRPr="00EA6F69">
        <w:t>found,  from</w:t>
      </w:r>
      <w:proofErr w:type="gramEnd"/>
      <w:r w:rsidRPr="00EA6F69">
        <w:t xml:space="preserve"> the </w:t>
      </w:r>
      <w:proofErr w:type="spellStart"/>
      <w:r w:rsidR="00A33C09" w:rsidRPr="00EA6F69">
        <w:t>M</w:t>
      </w:r>
      <w:r w:rsidRPr="00EA6F69">
        <w:t>atlab</w:t>
      </w:r>
      <w:proofErr w:type="spellEnd"/>
      <w:r w:rsidRPr="00EA6F69">
        <w:t xml:space="preserve"> base workspace. Definition of a parameter in the SLDD is safer, as it cannot be accidentally overridden. </w:t>
      </w:r>
    </w:p>
    <w:p w14:paraId="44F34EDF" w14:textId="1583FF03" w:rsidR="006821E6" w:rsidRPr="00EA6F69" w:rsidRDefault="006821E6" w:rsidP="00216E0A">
      <w:pPr>
        <w:bidi w:val="0"/>
      </w:pPr>
      <w:r w:rsidRPr="00EA6F69">
        <w:t xml:space="preserve">First </w:t>
      </w:r>
      <w:r w:rsidR="00A33C09" w:rsidRPr="00EA6F69">
        <w:t>let's</w:t>
      </w:r>
      <w:r w:rsidRPr="00EA6F69">
        <w:t xml:space="preserve"> create a scalar parameter for a PI controller.</w:t>
      </w:r>
    </w:p>
    <w:p w14:paraId="3569DF5D" w14:textId="4E07531C" w:rsidR="006821E6" w:rsidRPr="00EA6F69" w:rsidRDefault="00A33C09" w:rsidP="00216E0A">
      <w:pPr>
        <w:bidi w:val="0"/>
      </w:pPr>
      <w:r w:rsidRPr="00EA6F69">
        <w:t xml:space="preserve">For this purpose, </w:t>
      </w:r>
      <w:r w:rsidR="006821E6" w:rsidRPr="00EA6F69">
        <w:t xml:space="preserve">Seal </w:t>
      </w:r>
      <w:r w:rsidRPr="00EA6F69">
        <w:t>comes with</w:t>
      </w:r>
      <w:r w:rsidR="006821E6" w:rsidRPr="00EA6F69">
        <w:t xml:space="preserve"> a ready function (which you can examine), </w:t>
      </w:r>
      <w:r w:rsidRPr="00EA6F69">
        <w:t>in the line below it</w:t>
      </w:r>
      <w:r w:rsidR="006821E6" w:rsidRPr="00EA6F69">
        <w:t xml:space="preserve"> defines a parameter named </w:t>
      </w:r>
      <w:proofErr w:type="spellStart"/>
      <w:r w:rsidR="006821E6" w:rsidRPr="00EA6F69">
        <w:t>Kp</w:t>
      </w:r>
      <w:proofErr w:type="spellEnd"/>
      <w:r w:rsidR="006821E6" w:rsidRPr="00EA6F69">
        <w:t xml:space="preserve"> with the value of 5. </w:t>
      </w:r>
    </w:p>
    <w:p w14:paraId="235EF4EE" w14:textId="77777777" w:rsidR="006821E6" w:rsidRPr="00EA6F69" w:rsidRDefault="006821E6" w:rsidP="00216E0A">
      <w:pPr>
        <w:bidi w:val="0"/>
        <w:rPr>
          <w:i/>
          <w:iCs/>
        </w:rPr>
      </w:pPr>
      <w:proofErr w:type="spellStart"/>
      <w:proofErr w:type="gramStart"/>
      <w:r w:rsidRPr="00EA6F69">
        <w:rPr>
          <w:i/>
          <w:iCs/>
        </w:rPr>
        <w:t>SetSealParameter</w:t>
      </w:r>
      <w:proofErr w:type="spellEnd"/>
      <w:r w:rsidRPr="00EA6F69">
        <w:rPr>
          <w:i/>
          <w:iCs/>
        </w:rPr>
        <w:t>(</w:t>
      </w:r>
      <w:proofErr w:type="gramEnd"/>
      <w:r w:rsidRPr="00EA6F69">
        <w:rPr>
          <w:i/>
          <w:iCs/>
        </w:rPr>
        <w:t>DesignDataSection,'Kp',5</w:t>
      </w:r>
      <w:proofErr w:type="gramStart"/>
      <w:r w:rsidRPr="00EA6F69">
        <w:rPr>
          <w:i/>
          <w:iCs/>
        </w:rPr>
        <w:t>) ;</w:t>
      </w:r>
      <w:proofErr w:type="gramEnd"/>
    </w:p>
    <w:p w14:paraId="1FB4B36D" w14:textId="556E0C60" w:rsidR="006821E6" w:rsidRPr="00EA6F69" w:rsidRDefault="006821E6" w:rsidP="00216E0A">
      <w:pPr>
        <w:bidi w:val="0"/>
      </w:pPr>
      <w:r w:rsidRPr="00EA6F69">
        <w:t xml:space="preserve">Instantiating a bus is a little more complicated, take for example the profiler data whose type we created above: </w:t>
      </w:r>
    </w:p>
    <w:p w14:paraId="53D64345" w14:textId="09C76FE1" w:rsidR="006821E6" w:rsidRPr="00EA6F69" w:rsidRDefault="006821E6" w:rsidP="00216E0A">
      <w:pPr>
        <w:bidi w:val="0"/>
        <w:rPr>
          <w:i/>
          <w:iCs/>
          <w:sz w:val="16"/>
          <w:szCs w:val="16"/>
        </w:rPr>
      </w:pPr>
      <w:r w:rsidRPr="00EA6F69">
        <w:rPr>
          <w:i/>
          <w:iCs/>
          <w:sz w:val="16"/>
          <w:szCs w:val="16"/>
        </w:rPr>
        <w:lastRenderedPageBreak/>
        <w:t xml:space="preserve">% Generate an instance of the bus in the </w:t>
      </w:r>
      <w:proofErr w:type="spellStart"/>
      <w:r w:rsidRPr="00EA6F69">
        <w:rPr>
          <w:i/>
          <w:iCs/>
          <w:sz w:val="16"/>
          <w:szCs w:val="16"/>
        </w:rPr>
        <w:t>Matlab</w:t>
      </w:r>
      <w:proofErr w:type="spellEnd"/>
      <w:r w:rsidRPr="00EA6F69">
        <w:rPr>
          <w:i/>
          <w:iCs/>
          <w:sz w:val="16"/>
          <w:szCs w:val="16"/>
        </w:rPr>
        <w:t xml:space="preserve"> base </w:t>
      </w:r>
      <w:proofErr w:type="spellStart"/>
      <w:r w:rsidRPr="00EA6F69">
        <w:rPr>
          <w:i/>
          <w:iCs/>
          <w:sz w:val="16"/>
          <w:szCs w:val="16"/>
        </w:rPr>
        <w:t>worspace</w:t>
      </w:r>
      <w:proofErr w:type="spellEnd"/>
      <w:r w:rsidRPr="00EA6F69">
        <w:rPr>
          <w:i/>
          <w:iCs/>
          <w:sz w:val="16"/>
          <w:szCs w:val="16"/>
        </w:rPr>
        <w:t xml:space="preserve"> </w:t>
      </w:r>
    </w:p>
    <w:p w14:paraId="181D7883" w14:textId="77777777" w:rsidR="006821E6" w:rsidRPr="00EA6F69" w:rsidRDefault="006821E6" w:rsidP="00216E0A">
      <w:pPr>
        <w:bidi w:val="0"/>
        <w:rPr>
          <w:i/>
          <w:iCs/>
          <w:sz w:val="16"/>
          <w:szCs w:val="16"/>
        </w:rPr>
      </w:pPr>
      <w:proofErr w:type="spellStart"/>
      <w:r w:rsidRPr="00EA6F69">
        <w:rPr>
          <w:i/>
          <w:iCs/>
          <w:sz w:val="16"/>
          <w:szCs w:val="16"/>
        </w:rPr>
        <w:t>PosProfilerDataStructPrototype</w:t>
      </w:r>
      <w:proofErr w:type="spellEnd"/>
      <w:r w:rsidRPr="00EA6F69">
        <w:rPr>
          <w:i/>
          <w:iCs/>
          <w:sz w:val="16"/>
          <w:szCs w:val="16"/>
        </w:rPr>
        <w:t xml:space="preserve"> = </w:t>
      </w:r>
      <w:proofErr w:type="spellStart"/>
      <w:proofErr w:type="gramStart"/>
      <w:r w:rsidRPr="00EA6F69">
        <w:rPr>
          <w:i/>
          <w:iCs/>
          <w:sz w:val="16"/>
          <w:szCs w:val="16"/>
        </w:rPr>
        <w:t>Simulink.Bus.createMATLABStruct</w:t>
      </w:r>
      <w:proofErr w:type="spellEnd"/>
      <w:proofErr w:type="gramEnd"/>
      <w:r w:rsidRPr="00EA6F69">
        <w:rPr>
          <w:i/>
          <w:iCs/>
          <w:sz w:val="16"/>
          <w:szCs w:val="16"/>
        </w:rPr>
        <w:t>('</w:t>
      </w:r>
      <w:proofErr w:type="spellStart"/>
      <w:r w:rsidRPr="00EA6F69">
        <w:rPr>
          <w:i/>
          <w:iCs/>
          <w:sz w:val="16"/>
          <w:szCs w:val="16"/>
        </w:rPr>
        <w:t>PosProfilerData_T</w:t>
      </w:r>
      <w:proofErr w:type="spellEnd"/>
      <w:r w:rsidRPr="00EA6F69">
        <w:rPr>
          <w:i/>
          <w:iCs/>
          <w:sz w:val="16"/>
          <w:szCs w:val="16"/>
        </w:rPr>
        <w:t>'</w:t>
      </w:r>
      <w:proofErr w:type="gramStart"/>
      <w:r w:rsidRPr="00EA6F69">
        <w:rPr>
          <w:i/>
          <w:iCs/>
          <w:sz w:val="16"/>
          <w:szCs w:val="16"/>
        </w:rPr>
        <w:t>);</w:t>
      </w:r>
      <w:proofErr w:type="gramEnd"/>
    </w:p>
    <w:p w14:paraId="7C17337D" w14:textId="1AD00699" w:rsidR="006821E6" w:rsidRPr="00EA6F69" w:rsidRDefault="006821E6" w:rsidP="00216E0A">
      <w:pPr>
        <w:bidi w:val="0"/>
        <w:rPr>
          <w:i/>
          <w:iCs/>
          <w:sz w:val="16"/>
          <w:szCs w:val="16"/>
        </w:rPr>
      </w:pPr>
      <w:r w:rsidRPr="00EA6F69">
        <w:rPr>
          <w:i/>
          <w:iCs/>
          <w:sz w:val="16"/>
          <w:szCs w:val="16"/>
        </w:rPr>
        <w:t xml:space="preserve">% And initialize its values </w:t>
      </w:r>
    </w:p>
    <w:p w14:paraId="3DA4F11D" w14:textId="77777777" w:rsidR="006821E6" w:rsidRPr="00EA6F69" w:rsidRDefault="006821E6" w:rsidP="00216E0A">
      <w:pPr>
        <w:bidi w:val="0"/>
        <w:rPr>
          <w:i/>
          <w:iCs/>
          <w:sz w:val="16"/>
          <w:szCs w:val="16"/>
        </w:rPr>
      </w:pPr>
      <w:proofErr w:type="spellStart"/>
      <w:r w:rsidRPr="00EA6F69">
        <w:rPr>
          <w:i/>
          <w:iCs/>
          <w:sz w:val="16"/>
          <w:szCs w:val="16"/>
        </w:rPr>
        <w:t>PosProfilerDataStructPrototype.PositionTarget</w:t>
      </w:r>
      <w:proofErr w:type="spellEnd"/>
      <w:r w:rsidRPr="00EA6F69">
        <w:rPr>
          <w:i/>
          <w:iCs/>
          <w:sz w:val="16"/>
          <w:szCs w:val="16"/>
        </w:rPr>
        <w:t xml:space="preserve"> = </w:t>
      </w:r>
      <w:proofErr w:type="gramStart"/>
      <w:r w:rsidRPr="00EA6F69">
        <w:rPr>
          <w:i/>
          <w:iCs/>
          <w:sz w:val="16"/>
          <w:szCs w:val="16"/>
        </w:rPr>
        <w:t>0 ;</w:t>
      </w:r>
      <w:proofErr w:type="gramEnd"/>
      <w:r w:rsidRPr="00EA6F69">
        <w:rPr>
          <w:i/>
          <w:iCs/>
          <w:sz w:val="16"/>
          <w:szCs w:val="16"/>
        </w:rPr>
        <w:t xml:space="preserve"> </w:t>
      </w:r>
    </w:p>
    <w:p w14:paraId="7BC2AFDC" w14:textId="77777777" w:rsidR="006821E6" w:rsidRPr="00EA6F69" w:rsidRDefault="006821E6" w:rsidP="00216E0A">
      <w:pPr>
        <w:bidi w:val="0"/>
        <w:rPr>
          <w:i/>
          <w:iCs/>
          <w:sz w:val="16"/>
          <w:szCs w:val="16"/>
        </w:rPr>
      </w:pPr>
      <w:proofErr w:type="spellStart"/>
      <w:r w:rsidRPr="00EA6F69">
        <w:rPr>
          <w:i/>
          <w:iCs/>
          <w:sz w:val="16"/>
          <w:szCs w:val="16"/>
        </w:rPr>
        <w:t>PosProfilerDataStructPrototype.ProfileSpeed</w:t>
      </w:r>
      <w:proofErr w:type="spellEnd"/>
      <w:r w:rsidRPr="00EA6F69">
        <w:rPr>
          <w:i/>
          <w:iCs/>
          <w:sz w:val="16"/>
          <w:szCs w:val="16"/>
        </w:rPr>
        <w:t xml:space="preserve">   = </w:t>
      </w:r>
      <w:proofErr w:type="gramStart"/>
      <w:r w:rsidRPr="00EA6F69">
        <w:rPr>
          <w:i/>
          <w:iCs/>
          <w:sz w:val="16"/>
          <w:szCs w:val="16"/>
        </w:rPr>
        <w:t>1 ;</w:t>
      </w:r>
      <w:proofErr w:type="gramEnd"/>
      <w:r w:rsidRPr="00EA6F69">
        <w:rPr>
          <w:i/>
          <w:iCs/>
          <w:sz w:val="16"/>
          <w:szCs w:val="16"/>
        </w:rPr>
        <w:t xml:space="preserve"> </w:t>
      </w:r>
    </w:p>
    <w:p w14:paraId="76E19250" w14:textId="77777777" w:rsidR="006821E6" w:rsidRPr="00EA6F69" w:rsidRDefault="006821E6" w:rsidP="00216E0A">
      <w:pPr>
        <w:bidi w:val="0"/>
        <w:rPr>
          <w:i/>
          <w:iCs/>
          <w:sz w:val="16"/>
          <w:szCs w:val="16"/>
        </w:rPr>
      </w:pPr>
      <w:proofErr w:type="spellStart"/>
      <w:r w:rsidRPr="00EA6F69">
        <w:rPr>
          <w:i/>
          <w:iCs/>
          <w:sz w:val="16"/>
          <w:szCs w:val="16"/>
        </w:rPr>
        <w:t>PosProfilerDataStructPrototype.ProfileAcceleration</w:t>
      </w:r>
      <w:proofErr w:type="spellEnd"/>
      <w:r w:rsidRPr="00EA6F69">
        <w:rPr>
          <w:i/>
          <w:iCs/>
          <w:sz w:val="16"/>
          <w:szCs w:val="16"/>
        </w:rPr>
        <w:t xml:space="preserve">   = </w:t>
      </w:r>
      <w:proofErr w:type="gramStart"/>
      <w:r w:rsidRPr="00EA6F69">
        <w:rPr>
          <w:i/>
          <w:iCs/>
          <w:sz w:val="16"/>
          <w:szCs w:val="16"/>
        </w:rPr>
        <w:t>1 ;</w:t>
      </w:r>
      <w:proofErr w:type="gramEnd"/>
      <w:r w:rsidRPr="00EA6F69">
        <w:rPr>
          <w:i/>
          <w:iCs/>
          <w:sz w:val="16"/>
          <w:szCs w:val="16"/>
        </w:rPr>
        <w:t xml:space="preserve"> </w:t>
      </w:r>
    </w:p>
    <w:p w14:paraId="46B70FF5" w14:textId="77777777" w:rsidR="006821E6" w:rsidRPr="00EA6F69" w:rsidRDefault="006821E6" w:rsidP="00216E0A">
      <w:pPr>
        <w:bidi w:val="0"/>
        <w:rPr>
          <w:i/>
          <w:iCs/>
          <w:sz w:val="16"/>
          <w:szCs w:val="16"/>
        </w:rPr>
      </w:pPr>
      <w:proofErr w:type="spellStart"/>
      <w:r w:rsidRPr="00EA6F69">
        <w:rPr>
          <w:i/>
          <w:iCs/>
          <w:sz w:val="16"/>
          <w:szCs w:val="16"/>
        </w:rPr>
        <w:t>PosProfilerDataStructPrototype.ProfileDeceleration</w:t>
      </w:r>
      <w:proofErr w:type="spellEnd"/>
      <w:r w:rsidRPr="00EA6F69">
        <w:rPr>
          <w:i/>
          <w:iCs/>
          <w:sz w:val="16"/>
          <w:szCs w:val="16"/>
        </w:rPr>
        <w:t xml:space="preserve">   = </w:t>
      </w:r>
      <w:proofErr w:type="gramStart"/>
      <w:r w:rsidRPr="00EA6F69">
        <w:rPr>
          <w:i/>
          <w:iCs/>
          <w:sz w:val="16"/>
          <w:szCs w:val="16"/>
        </w:rPr>
        <w:t>1 ;</w:t>
      </w:r>
      <w:proofErr w:type="gramEnd"/>
      <w:r w:rsidRPr="00EA6F69">
        <w:rPr>
          <w:i/>
          <w:iCs/>
          <w:sz w:val="16"/>
          <w:szCs w:val="16"/>
        </w:rPr>
        <w:t xml:space="preserve"> </w:t>
      </w:r>
    </w:p>
    <w:p w14:paraId="77EBFE72" w14:textId="77777777" w:rsidR="006821E6" w:rsidRPr="00EA6F69" w:rsidRDefault="006821E6" w:rsidP="00216E0A">
      <w:pPr>
        <w:bidi w:val="0"/>
        <w:rPr>
          <w:i/>
          <w:iCs/>
          <w:sz w:val="16"/>
          <w:szCs w:val="16"/>
        </w:rPr>
      </w:pPr>
      <w:proofErr w:type="spellStart"/>
      <w:r w:rsidRPr="00EA6F69">
        <w:rPr>
          <w:i/>
          <w:iCs/>
          <w:sz w:val="16"/>
          <w:szCs w:val="16"/>
        </w:rPr>
        <w:t>PosProfilerDataStructPrototype.ProfileFilterDen</w:t>
      </w:r>
      <w:proofErr w:type="spellEnd"/>
      <w:r w:rsidRPr="00EA6F69">
        <w:rPr>
          <w:i/>
          <w:iCs/>
          <w:sz w:val="16"/>
          <w:szCs w:val="16"/>
        </w:rPr>
        <w:t xml:space="preserve">   = [</w:t>
      </w:r>
      <w:proofErr w:type="gramStart"/>
      <w:r w:rsidRPr="00EA6F69">
        <w:rPr>
          <w:i/>
          <w:iCs/>
          <w:sz w:val="16"/>
          <w:szCs w:val="16"/>
        </w:rPr>
        <w:t>1.000000000000000 ;</w:t>
      </w:r>
      <w:proofErr w:type="gramEnd"/>
      <w:r w:rsidRPr="00EA6F69">
        <w:rPr>
          <w:i/>
          <w:iCs/>
          <w:sz w:val="16"/>
          <w:szCs w:val="16"/>
        </w:rPr>
        <w:t xml:space="preserve"> -0.</w:t>
      </w:r>
      <w:proofErr w:type="gramStart"/>
      <w:r w:rsidRPr="00EA6F69">
        <w:rPr>
          <w:i/>
          <w:iCs/>
          <w:sz w:val="16"/>
          <w:szCs w:val="16"/>
        </w:rPr>
        <w:t>874052257056399 ;</w:t>
      </w:r>
      <w:proofErr w:type="gramEnd"/>
      <w:r w:rsidRPr="00EA6F69">
        <w:rPr>
          <w:i/>
          <w:iCs/>
          <w:sz w:val="16"/>
          <w:szCs w:val="16"/>
        </w:rPr>
        <w:t xml:space="preserve">  </w:t>
      </w:r>
      <w:proofErr w:type="gramStart"/>
      <w:r w:rsidRPr="00EA6F69">
        <w:rPr>
          <w:i/>
          <w:iCs/>
          <w:sz w:val="16"/>
          <w:szCs w:val="16"/>
        </w:rPr>
        <w:t>0.280840263500717 ;</w:t>
      </w:r>
      <w:proofErr w:type="gramEnd"/>
      <w:r w:rsidRPr="00EA6F69">
        <w:rPr>
          <w:i/>
          <w:iCs/>
          <w:sz w:val="16"/>
          <w:szCs w:val="16"/>
        </w:rPr>
        <w:t xml:space="preserve"> -0.</w:t>
      </w:r>
      <w:proofErr w:type="gramStart"/>
      <w:r w:rsidRPr="00EA6F69">
        <w:rPr>
          <w:i/>
          <w:iCs/>
          <w:sz w:val="16"/>
          <w:szCs w:val="16"/>
        </w:rPr>
        <w:t>024477523271653 ]</w:t>
      </w:r>
      <w:proofErr w:type="gramEnd"/>
      <w:r w:rsidRPr="00EA6F69">
        <w:rPr>
          <w:i/>
          <w:iCs/>
          <w:sz w:val="16"/>
          <w:szCs w:val="16"/>
        </w:rPr>
        <w:t xml:space="preserve"> ; </w:t>
      </w:r>
    </w:p>
    <w:p w14:paraId="338D5074" w14:textId="77777777" w:rsidR="006821E6" w:rsidRPr="00EA6F69" w:rsidRDefault="006821E6" w:rsidP="00216E0A">
      <w:pPr>
        <w:bidi w:val="0"/>
        <w:rPr>
          <w:i/>
          <w:iCs/>
          <w:sz w:val="16"/>
          <w:szCs w:val="16"/>
        </w:rPr>
      </w:pPr>
      <w:proofErr w:type="spellStart"/>
      <w:r w:rsidRPr="00EA6F69">
        <w:rPr>
          <w:i/>
          <w:iCs/>
          <w:sz w:val="16"/>
          <w:szCs w:val="16"/>
        </w:rPr>
        <w:t>PosProfilerDataStructPrototype.ProfileFilterNum</w:t>
      </w:r>
      <w:proofErr w:type="spellEnd"/>
      <w:r w:rsidRPr="00EA6F69">
        <w:rPr>
          <w:i/>
          <w:iCs/>
          <w:sz w:val="16"/>
          <w:szCs w:val="16"/>
        </w:rPr>
        <w:t xml:space="preserve">   = </w:t>
      </w:r>
      <w:proofErr w:type="gramStart"/>
      <w:r w:rsidRPr="00EA6F69">
        <w:rPr>
          <w:i/>
          <w:iCs/>
          <w:sz w:val="16"/>
          <w:szCs w:val="16"/>
        </w:rPr>
        <w:t>0.382310483172666 ;</w:t>
      </w:r>
      <w:proofErr w:type="gramEnd"/>
      <w:r w:rsidRPr="00EA6F69">
        <w:rPr>
          <w:i/>
          <w:iCs/>
          <w:sz w:val="16"/>
          <w:szCs w:val="16"/>
        </w:rPr>
        <w:t xml:space="preserve"> </w:t>
      </w:r>
    </w:p>
    <w:p w14:paraId="4F54417D" w14:textId="77777777" w:rsidR="006821E6" w:rsidRPr="00EA6F69" w:rsidRDefault="006821E6" w:rsidP="00216E0A">
      <w:pPr>
        <w:bidi w:val="0"/>
        <w:rPr>
          <w:i/>
          <w:iCs/>
          <w:sz w:val="16"/>
          <w:szCs w:val="16"/>
        </w:rPr>
      </w:pPr>
      <w:proofErr w:type="spellStart"/>
      <w:r w:rsidRPr="00EA6F69">
        <w:rPr>
          <w:i/>
          <w:iCs/>
          <w:sz w:val="16"/>
          <w:szCs w:val="16"/>
        </w:rPr>
        <w:t>PosProfilerDataStructPrototype.ProfileDataOk</w:t>
      </w:r>
      <w:proofErr w:type="spellEnd"/>
      <w:r w:rsidRPr="00EA6F69">
        <w:rPr>
          <w:i/>
          <w:iCs/>
          <w:sz w:val="16"/>
          <w:szCs w:val="16"/>
        </w:rPr>
        <w:t xml:space="preserve"> = </w:t>
      </w:r>
      <w:proofErr w:type="gramStart"/>
      <w:r w:rsidRPr="00EA6F69">
        <w:rPr>
          <w:i/>
          <w:iCs/>
          <w:sz w:val="16"/>
          <w:szCs w:val="16"/>
        </w:rPr>
        <w:t>0 ;</w:t>
      </w:r>
      <w:proofErr w:type="gramEnd"/>
    </w:p>
    <w:p w14:paraId="6E613FF5" w14:textId="1DE08150" w:rsidR="006821E6" w:rsidRPr="00EA6F69" w:rsidRDefault="006821E6" w:rsidP="00216E0A">
      <w:pPr>
        <w:bidi w:val="0"/>
        <w:rPr>
          <w:i/>
          <w:iCs/>
          <w:sz w:val="16"/>
          <w:szCs w:val="16"/>
        </w:rPr>
      </w:pPr>
      <w:r w:rsidRPr="00EA6F69">
        <w:rPr>
          <w:i/>
          <w:iCs/>
          <w:sz w:val="16"/>
          <w:szCs w:val="16"/>
        </w:rPr>
        <w:t>% Then use the instance in the workspace to generate an instance in the SLDD</w:t>
      </w:r>
    </w:p>
    <w:p w14:paraId="73134D66" w14:textId="77777777" w:rsidR="00083A42" w:rsidRPr="00EA6F69" w:rsidRDefault="00083A42" w:rsidP="00216E0A">
      <w:pPr>
        <w:bidi w:val="0"/>
        <w:rPr>
          <w:i/>
          <w:iCs/>
          <w:sz w:val="16"/>
          <w:szCs w:val="16"/>
        </w:rPr>
      </w:pPr>
      <w:r w:rsidRPr="00EA6F69">
        <w:rPr>
          <w:i/>
          <w:iCs/>
          <w:sz w:val="16"/>
          <w:szCs w:val="16"/>
        </w:rPr>
        <w:t xml:space="preserve">% For this we create a parameter (again in the base workspace) </w:t>
      </w:r>
    </w:p>
    <w:p w14:paraId="1F720836" w14:textId="057418CE" w:rsidR="00083A42" w:rsidRPr="00EA6F69" w:rsidRDefault="00083A42" w:rsidP="00216E0A">
      <w:pPr>
        <w:bidi w:val="0"/>
        <w:rPr>
          <w:i/>
          <w:iCs/>
          <w:sz w:val="16"/>
          <w:szCs w:val="16"/>
        </w:rPr>
      </w:pPr>
      <w:r w:rsidRPr="00EA6F69">
        <w:rPr>
          <w:i/>
          <w:iCs/>
          <w:sz w:val="16"/>
          <w:szCs w:val="16"/>
        </w:rPr>
        <w:t xml:space="preserve">% and assign it with data type, initialization value and storage class.  </w:t>
      </w:r>
    </w:p>
    <w:p w14:paraId="23DF9B42" w14:textId="77777777" w:rsidR="006821E6" w:rsidRPr="00EA6F69" w:rsidRDefault="006821E6" w:rsidP="00216E0A">
      <w:pPr>
        <w:bidi w:val="0"/>
        <w:rPr>
          <w:i/>
          <w:iCs/>
          <w:sz w:val="16"/>
          <w:szCs w:val="16"/>
        </w:rPr>
      </w:pPr>
      <w:proofErr w:type="spellStart"/>
      <w:r w:rsidRPr="00EA6F69">
        <w:rPr>
          <w:i/>
          <w:iCs/>
          <w:sz w:val="16"/>
          <w:szCs w:val="16"/>
        </w:rPr>
        <w:t>PosProfilerData_init</w:t>
      </w:r>
      <w:proofErr w:type="spellEnd"/>
      <w:r w:rsidRPr="00EA6F69">
        <w:rPr>
          <w:i/>
          <w:iCs/>
          <w:sz w:val="16"/>
          <w:szCs w:val="16"/>
        </w:rPr>
        <w:t xml:space="preserve"> = </w:t>
      </w:r>
      <w:proofErr w:type="spellStart"/>
      <w:r w:rsidRPr="00EA6F69">
        <w:rPr>
          <w:i/>
          <w:iCs/>
          <w:sz w:val="16"/>
          <w:szCs w:val="16"/>
        </w:rPr>
        <w:t>Simulink.</w:t>
      </w:r>
      <w:proofErr w:type="gramStart"/>
      <w:r w:rsidRPr="00EA6F69">
        <w:rPr>
          <w:i/>
          <w:iCs/>
          <w:sz w:val="16"/>
          <w:szCs w:val="16"/>
        </w:rPr>
        <w:t>Parameter</w:t>
      </w:r>
      <w:proofErr w:type="spellEnd"/>
      <w:r w:rsidRPr="00EA6F69">
        <w:rPr>
          <w:i/>
          <w:iCs/>
          <w:sz w:val="16"/>
          <w:szCs w:val="16"/>
        </w:rPr>
        <w:t>;</w:t>
      </w:r>
      <w:proofErr w:type="gramEnd"/>
    </w:p>
    <w:p w14:paraId="5453F330" w14:textId="77777777" w:rsidR="006821E6" w:rsidRPr="00EA6F69" w:rsidRDefault="006821E6" w:rsidP="00216E0A">
      <w:pPr>
        <w:bidi w:val="0"/>
        <w:rPr>
          <w:i/>
          <w:iCs/>
          <w:sz w:val="16"/>
          <w:szCs w:val="16"/>
        </w:rPr>
      </w:pPr>
      <w:proofErr w:type="spellStart"/>
      <w:r w:rsidRPr="00EA6F69">
        <w:rPr>
          <w:i/>
          <w:iCs/>
          <w:sz w:val="16"/>
          <w:szCs w:val="16"/>
        </w:rPr>
        <w:t>PosProfilerData_</w:t>
      </w:r>
      <w:proofErr w:type="gramStart"/>
      <w:r w:rsidRPr="00EA6F69">
        <w:rPr>
          <w:i/>
          <w:iCs/>
          <w:sz w:val="16"/>
          <w:szCs w:val="16"/>
        </w:rPr>
        <w:t>init.DataType</w:t>
      </w:r>
      <w:proofErr w:type="spellEnd"/>
      <w:proofErr w:type="gramEnd"/>
      <w:r w:rsidRPr="00EA6F69">
        <w:rPr>
          <w:i/>
          <w:iCs/>
          <w:sz w:val="16"/>
          <w:szCs w:val="16"/>
        </w:rPr>
        <w:t xml:space="preserve"> = 'Bus: </w:t>
      </w:r>
      <w:proofErr w:type="spellStart"/>
      <w:r w:rsidRPr="00EA6F69">
        <w:rPr>
          <w:i/>
          <w:iCs/>
          <w:sz w:val="16"/>
          <w:szCs w:val="16"/>
        </w:rPr>
        <w:t>PosProfilerData_T</w:t>
      </w:r>
      <w:proofErr w:type="spellEnd"/>
      <w:proofErr w:type="gramStart"/>
      <w:r w:rsidRPr="00EA6F69">
        <w:rPr>
          <w:i/>
          <w:iCs/>
          <w:sz w:val="16"/>
          <w:szCs w:val="16"/>
        </w:rPr>
        <w:t>';</w:t>
      </w:r>
      <w:proofErr w:type="gramEnd"/>
    </w:p>
    <w:p w14:paraId="33A56BD4" w14:textId="77777777" w:rsidR="006821E6" w:rsidRPr="00EA6F69" w:rsidRDefault="006821E6" w:rsidP="00216E0A">
      <w:pPr>
        <w:bidi w:val="0"/>
        <w:rPr>
          <w:i/>
          <w:iCs/>
          <w:sz w:val="16"/>
          <w:szCs w:val="16"/>
        </w:rPr>
      </w:pPr>
      <w:proofErr w:type="spellStart"/>
      <w:r w:rsidRPr="00EA6F69">
        <w:rPr>
          <w:i/>
          <w:iCs/>
          <w:sz w:val="16"/>
          <w:szCs w:val="16"/>
        </w:rPr>
        <w:t>PosProfilerData_</w:t>
      </w:r>
      <w:proofErr w:type="gramStart"/>
      <w:r w:rsidRPr="00EA6F69">
        <w:rPr>
          <w:i/>
          <w:iCs/>
          <w:sz w:val="16"/>
          <w:szCs w:val="16"/>
        </w:rPr>
        <w:t>init.Value</w:t>
      </w:r>
      <w:proofErr w:type="spellEnd"/>
      <w:proofErr w:type="gramEnd"/>
      <w:r w:rsidRPr="00EA6F69">
        <w:rPr>
          <w:i/>
          <w:iCs/>
          <w:sz w:val="16"/>
          <w:szCs w:val="16"/>
        </w:rPr>
        <w:t xml:space="preserve">     = </w:t>
      </w:r>
      <w:proofErr w:type="spellStart"/>
      <w:proofErr w:type="gramStart"/>
      <w:r w:rsidRPr="00EA6F69">
        <w:rPr>
          <w:i/>
          <w:iCs/>
          <w:sz w:val="16"/>
          <w:szCs w:val="16"/>
        </w:rPr>
        <w:t>PosProfilerDataStructPrototype</w:t>
      </w:r>
      <w:proofErr w:type="spellEnd"/>
      <w:r w:rsidRPr="00EA6F69">
        <w:rPr>
          <w:i/>
          <w:iCs/>
          <w:sz w:val="16"/>
          <w:szCs w:val="16"/>
        </w:rPr>
        <w:t xml:space="preserve"> ;</w:t>
      </w:r>
      <w:proofErr w:type="gramEnd"/>
    </w:p>
    <w:p w14:paraId="6C26735D" w14:textId="77777777" w:rsidR="006821E6" w:rsidRPr="00EA6F69" w:rsidRDefault="006821E6" w:rsidP="00216E0A">
      <w:pPr>
        <w:bidi w:val="0"/>
        <w:rPr>
          <w:i/>
          <w:iCs/>
          <w:sz w:val="16"/>
          <w:szCs w:val="16"/>
        </w:rPr>
      </w:pPr>
      <w:proofErr w:type="spellStart"/>
      <w:r w:rsidRPr="00EA6F69">
        <w:rPr>
          <w:i/>
          <w:iCs/>
          <w:sz w:val="16"/>
          <w:szCs w:val="16"/>
        </w:rPr>
        <w:t>PosProfilerData_</w:t>
      </w:r>
      <w:proofErr w:type="gramStart"/>
      <w:r w:rsidRPr="00EA6F69">
        <w:rPr>
          <w:i/>
          <w:iCs/>
          <w:sz w:val="16"/>
          <w:szCs w:val="16"/>
        </w:rPr>
        <w:t>init.StorageClass</w:t>
      </w:r>
      <w:proofErr w:type="spellEnd"/>
      <w:proofErr w:type="gramEnd"/>
      <w:r w:rsidRPr="00EA6F69">
        <w:rPr>
          <w:i/>
          <w:iCs/>
          <w:sz w:val="16"/>
          <w:szCs w:val="16"/>
        </w:rPr>
        <w:t xml:space="preserve">  = '</w:t>
      </w:r>
      <w:proofErr w:type="spellStart"/>
      <w:r w:rsidRPr="00EA6F69">
        <w:rPr>
          <w:i/>
          <w:iCs/>
          <w:sz w:val="16"/>
          <w:szCs w:val="16"/>
        </w:rPr>
        <w:t>ExportedGlobal</w:t>
      </w:r>
      <w:proofErr w:type="spellEnd"/>
      <w:proofErr w:type="gramStart"/>
      <w:r w:rsidRPr="00EA6F69">
        <w:rPr>
          <w:i/>
          <w:iCs/>
          <w:sz w:val="16"/>
          <w:szCs w:val="16"/>
        </w:rPr>
        <w:t>';</w:t>
      </w:r>
      <w:proofErr w:type="gramEnd"/>
    </w:p>
    <w:p w14:paraId="1A249E57" w14:textId="71F5ED44" w:rsidR="006821E6" w:rsidRPr="00EA6F69" w:rsidRDefault="00083A42" w:rsidP="00216E0A">
      <w:pPr>
        <w:bidi w:val="0"/>
        <w:rPr>
          <w:i/>
          <w:iCs/>
          <w:sz w:val="16"/>
          <w:szCs w:val="16"/>
        </w:rPr>
      </w:pPr>
      <w:r w:rsidRPr="00EA6F69">
        <w:rPr>
          <w:i/>
          <w:iCs/>
          <w:sz w:val="16"/>
          <w:szCs w:val="16"/>
        </w:rPr>
        <w:t>% And finally put it to the SLDD</w:t>
      </w:r>
    </w:p>
    <w:p w14:paraId="6840920E" w14:textId="77777777" w:rsidR="00083A42" w:rsidRPr="00EA6F69" w:rsidRDefault="00083A42" w:rsidP="00216E0A">
      <w:pPr>
        <w:bidi w:val="0"/>
        <w:rPr>
          <w:i/>
          <w:iCs/>
          <w:sz w:val="16"/>
          <w:szCs w:val="16"/>
        </w:rPr>
      </w:pPr>
      <w:proofErr w:type="gramStart"/>
      <w:r w:rsidRPr="00EA6F69">
        <w:rPr>
          <w:i/>
          <w:iCs/>
          <w:sz w:val="16"/>
          <w:szCs w:val="16"/>
        </w:rPr>
        <w:t>assignin(</w:t>
      </w:r>
      <w:proofErr w:type="gramEnd"/>
      <w:r w:rsidRPr="00EA6F69">
        <w:rPr>
          <w:i/>
          <w:iCs/>
          <w:sz w:val="16"/>
          <w:szCs w:val="16"/>
        </w:rPr>
        <w:t>DesignDataSection,'PosProfilerData_init</w:t>
      </w:r>
      <w:proofErr w:type="gramStart"/>
      <w:r w:rsidRPr="00EA6F69">
        <w:rPr>
          <w:i/>
          <w:iCs/>
          <w:sz w:val="16"/>
          <w:szCs w:val="16"/>
        </w:rPr>
        <w:t>',PosProfilerData</w:t>
      </w:r>
      <w:proofErr w:type="gramEnd"/>
      <w:r w:rsidRPr="00EA6F69">
        <w:rPr>
          <w:i/>
          <w:iCs/>
          <w:sz w:val="16"/>
          <w:szCs w:val="16"/>
        </w:rPr>
        <w:t>_init</w:t>
      </w:r>
      <w:proofErr w:type="gramStart"/>
      <w:r w:rsidRPr="00EA6F69">
        <w:rPr>
          <w:i/>
          <w:iCs/>
          <w:sz w:val="16"/>
          <w:szCs w:val="16"/>
        </w:rPr>
        <w:t>);</w:t>
      </w:r>
      <w:proofErr w:type="gramEnd"/>
      <w:r w:rsidRPr="00EA6F69">
        <w:rPr>
          <w:i/>
          <w:iCs/>
          <w:sz w:val="16"/>
          <w:szCs w:val="16"/>
        </w:rPr>
        <w:t xml:space="preserve">    </w:t>
      </w:r>
    </w:p>
    <w:p w14:paraId="10300E03" w14:textId="5B3A632E" w:rsidR="00083A42" w:rsidRPr="00EA6F69" w:rsidRDefault="00083A42" w:rsidP="00216E0A">
      <w:pPr>
        <w:bidi w:val="0"/>
        <w:rPr>
          <w:b/>
          <w:bCs/>
          <w:u w:val="single"/>
        </w:rPr>
      </w:pPr>
      <w:r w:rsidRPr="00EA6F69">
        <w:rPr>
          <w:b/>
          <w:bCs/>
          <w:u w:val="single"/>
        </w:rPr>
        <w:t xml:space="preserve">CAVEAT: </w:t>
      </w:r>
    </w:p>
    <w:p w14:paraId="7CBDA25C" w14:textId="62167744" w:rsidR="00083A42" w:rsidRPr="00EA6F69" w:rsidRDefault="00083A42" w:rsidP="00216E0A">
      <w:pPr>
        <w:bidi w:val="0"/>
      </w:pPr>
      <w:r w:rsidRPr="00EA6F69">
        <w:t xml:space="preserve">Simulink works against the base workspace. </w:t>
      </w:r>
      <w:r w:rsidR="00A33C09" w:rsidRPr="00EA6F69">
        <w:t>I</w:t>
      </w:r>
      <w:r w:rsidRPr="00EA6F69">
        <w:t xml:space="preserve">f you want to make </w:t>
      </w:r>
      <w:r w:rsidR="00A33C09" w:rsidRPr="00EA6F69">
        <w:t>the above</w:t>
      </w:r>
      <w:r w:rsidRPr="00EA6F69">
        <w:t xml:space="preserve"> statements inside a function you will fail, as you will not be working in a scope capable of interacting with Simulink. If you want to encapsulate the technics, your function will have to relay actions to the base space. For an example </w:t>
      </w:r>
      <w:r w:rsidR="00A33C09" w:rsidRPr="00EA6F69">
        <w:t>observe</w:t>
      </w:r>
      <w:r w:rsidRPr="00EA6F69">
        <w:t xml:space="preserve"> the </w:t>
      </w:r>
      <w:proofErr w:type="spellStart"/>
      <w:proofErr w:type="gramStart"/>
      <w:r w:rsidRPr="00EA6F69">
        <w:t>SetSealParameter</w:t>
      </w:r>
      <w:proofErr w:type="spellEnd"/>
      <w:r w:rsidRPr="00EA6F69">
        <w:t>(</w:t>
      </w:r>
      <w:proofErr w:type="gramEnd"/>
      <w:r w:rsidRPr="00EA6F69">
        <w:t>) function</w:t>
      </w:r>
      <w:r w:rsidR="00A33C09" w:rsidRPr="00EA6F69">
        <w:t xml:space="preserve"> internals.</w:t>
      </w:r>
    </w:p>
    <w:p w14:paraId="41E8AE4D" w14:textId="77777777" w:rsidR="00083A42" w:rsidRPr="00EA6F69" w:rsidRDefault="00083A42" w:rsidP="00216E0A">
      <w:pPr>
        <w:bidi w:val="0"/>
      </w:pPr>
    </w:p>
    <w:p w14:paraId="46A2A5DB" w14:textId="77777777" w:rsidR="006821E6" w:rsidRPr="00EA6F69" w:rsidRDefault="006821E6" w:rsidP="00216E0A">
      <w:pPr>
        <w:bidi w:val="0"/>
      </w:pPr>
    </w:p>
    <w:p w14:paraId="29CA661F" w14:textId="77777777" w:rsidR="006821E6" w:rsidRPr="00EA6F69" w:rsidRDefault="006821E6" w:rsidP="00216E0A">
      <w:pPr>
        <w:bidi w:val="0"/>
      </w:pPr>
    </w:p>
    <w:p w14:paraId="1301700D" w14:textId="77777777" w:rsidR="00BF4D43" w:rsidRPr="00EA6F69" w:rsidRDefault="00BF4D43" w:rsidP="00216E0A">
      <w:pPr>
        <w:bidi w:val="0"/>
      </w:pPr>
    </w:p>
    <w:p w14:paraId="0D818C46" w14:textId="77777777" w:rsidR="00BF4D43" w:rsidRPr="00EA6F69" w:rsidRDefault="00BF4D43" w:rsidP="00216E0A">
      <w:pPr>
        <w:bidi w:val="0"/>
      </w:pPr>
    </w:p>
    <w:p w14:paraId="05A4D70A" w14:textId="4C9DA374" w:rsidR="0038617C" w:rsidRDefault="0038617C" w:rsidP="00216E0A">
      <w:pPr>
        <w:pStyle w:val="Heading1"/>
        <w:bidi w:val="0"/>
        <w:jc w:val="left"/>
      </w:pPr>
      <w:bookmarkStart w:id="133" w:name="_Toc206913452"/>
      <w:bookmarkStart w:id="134" w:name="_Toc206915190"/>
      <w:bookmarkStart w:id="135" w:name="_Toc208134075"/>
      <w:r>
        <w:t xml:space="preserve">F29 consideration </w:t>
      </w:r>
    </w:p>
    <w:p w14:paraId="16FDA504" w14:textId="6487FAA0" w:rsidR="0038617C" w:rsidRDefault="0038617C" w:rsidP="0038617C">
      <w:pPr>
        <w:bidi w:val="0"/>
      </w:pPr>
      <w:r>
        <w:t xml:space="preserve">The F29xx runs two cores: </w:t>
      </w:r>
    </w:p>
    <w:tbl>
      <w:tblPr>
        <w:tblStyle w:val="TableGrid"/>
        <w:tblW w:w="0" w:type="auto"/>
        <w:tblLook w:val="04A0" w:firstRow="1" w:lastRow="0" w:firstColumn="1" w:lastColumn="0" w:noHBand="0" w:noVBand="1"/>
      </w:tblPr>
      <w:tblGrid>
        <w:gridCol w:w="4148"/>
        <w:gridCol w:w="4148"/>
      </w:tblGrid>
      <w:tr w:rsidR="0038617C" w14:paraId="76ED8F5A" w14:textId="77777777" w:rsidTr="0038617C">
        <w:tc>
          <w:tcPr>
            <w:tcW w:w="4148" w:type="dxa"/>
          </w:tcPr>
          <w:p w14:paraId="0C355E70" w14:textId="00A5B6A1" w:rsidR="0038617C" w:rsidRDefault="0038617C" w:rsidP="0038617C">
            <w:pPr>
              <w:bidi w:val="0"/>
            </w:pPr>
            <w:r>
              <w:t>Core</w:t>
            </w:r>
          </w:p>
        </w:tc>
        <w:tc>
          <w:tcPr>
            <w:tcW w:w="4148" w:type="dxa"/>
          </w:tcPr>
          <w:p w14:paraId="7674B917" w14:textId="38522E99" w:rsidR="0038617C" w:rsidRDefault="0038617C" w:rsidP="0038617C">
            <w:pPr>
              <w:bidi w:val="0"/>
            </w:pPr>
            <w:r>
              <w:t>Role</w:t>
            </w:r>
          </w:p>
        </w:tc>
      </w:tr>
      <w:tr w:rsidR="0038617C" w14:paraId="794FE7C4" w14:textId="77777777" w:rsidTr="0038617C">
        <w:tc>
          <w:tcPr>
            <w:tcW w:w="4148" w:type="dxa"/>
          </w:tcPr>
          <w:p w14:paraId="12A17465" w14:textId="5FE8F841" w:rsidR="0038617C" w:rsidRDefault="0038617C" w:rsidP="0038617C">
            <w:pPr>
              <w:bidi w:val="0"/>
            </w:pPr>
            <w:r>
              <w:t>1</w:t>
            </w:r>
          </w:p>
        </w:tc>
        <w:tc>
          <w:tcPr>
            <w:tcW w:w="4148" w:type="dxa"/>
          </w:tcPr>
          <w:p w14:paraId="56FB148A" w14:textId="0159FBD4" w:rsidR="0038617C" w:rsidRDefault="0038617C" w:rsidP="0038617C">
            <w:pPr>
              <w:bidi w:val="0"/>
            </w:pPr>
            <w:r>
              <w:t xml:space="preserve">Main axis control or communication hub </w:t>
            </w:r>
          </w:p>
        </w:tc>
      </w:tr>
      <w:tr w:rsidR="00AD25EB" w14:paraId="42A5E369" w14:textId="77777777" w:rsidTr="0038617C">
        <w:tc>
          <w:tcPr>
            <w:tcW w:w="4148" w:type="dxa"/>
          </w:tcPr>
          <w:p w14:paraId="3C84B554" w14:textId="71121BBE" w:rsidR="00AD25EB" w:rsidRDefault="00AD25EB" w:rsidP="0038617C">
            <w:pPr>
              <w:bidi w:val="0"/>
            </w:pPr>
            <w:r>
              <w:t>2</w:t>
            </w:r>
          </w:p>
        </w:tc>
        <w:tc>
          <w:tcPr>
            <w:tcW w:w="4148" w:type="dxa"/>
          </w:tcPr>
          <w:p w14:paraId="4A2D3061" w14:textId="2DA7C2A7" w:rsidR="00AD25EB" w:rsidRDefault="00AD25EB" w:rsidP="0038617C">
            <w:pPr>
              <w:bidi w:val="0"/>
            </w:pPr>
            <w:r>
              <w:t>Unused</w:t>
            </w:r>
          </w:p>
        </w:tc>
      </w:tr>
      <w:tr w:rsidR="0038617C" w14:paraId="3BFD2278" w14:textId="77777777" w:rsidTr="0038617C">
        <w:tc>
          <w:tcPr>
            <w:tcW w:w="4148" w:type="dxa"/>
          </w:tcPr>
          <w:p w14:paraId="7479BD18" w14:textId="741EA9A9" w:rsidR="0038617C" w:rsidRDefault="0038617C" w:rsidP="0038617C">
            <w:pPr>
              <w:bidi w:val="0"/>
            </w:pPr>
            <w:r>
              <w:t>3</w:t>
            </w:r>
          </w:p>
        </w:tc>
        <w:tc>
          <w:tcPr>
            <w:tcW w:w="4148" w:type="dxa"/>
          </w:tcPr>
          <w:p w14:paraId="7D58352E" w14:textId="46594152" w:rsidR="0038617C" w:rsidRDefault="0038617C" w:rsidP="0038617C">
            <w:pPr>
              <w:bidi w:val="0"/>
            </w:pPr>
            <w:r>
              <w:t>SEAL</w:t>
            </w:r>
          </w:p>
        </w:tc>
      </w:tr>
    </w:tbl>
    <w:p w14:paraId="16DDD32A" w14:textId="29C13EFF" w:rsidR="0038617C" w:rsidRDefault="0038617C" w:rsidP="0038617C">
      <w:pPr>
        <w:bidi w:val="0"/>
      </w:pPr>
      <w:r>
        <w:t xml:space="preserve">Core 3 goes to SEAL as it has FPU64, which the other cores don’t have. </w:t>
      </w:r>
    </w:p>
    <w:p w14:paraId="5FE3030B" w14:textId="09ABB18F" w:rsidR="003277E1" w:rsidRDefault="003277E1" w:rsidP="0038617C">
      <w:pPr>
        <w:bidi w:val="0"/>
      </w:pPr>
      <w:r>
        <w:lastRenderedPageBreak/>
        <w:t>CPU3 has many wait states for shared data use so it will probably work DMA</w:t>
      </w:r>
    </w:p>
    <w:p w14:paraId="4C48F3A8" w14:textId="4C4721A8" w:rsidR="0038617C" w:rsidRDefault="00C15433" w:rsidP="003277E1">
      <w:pPr>
        <w:bidi w:val="0"/>
      </w:pPr>
      <w:r>
        <w:t xml:space="preserve">The memory distribution is: </w:t>
      </w:r>
    </w:p>
    <w:p w14:paraId="063F3A2B" w14:textId="5CB651E2" w:rsidR="00C15433" w:rsidRDefault="00AD25EB" w:rsidP="00C15433">
      <w:pPr>
        <w:bidi w:val="0"/>
      </w:pPr>
      <w:r>
        <w:t>CPU1 gets all the LDA</w:t>
      </w:r>
    </w:p>
    <w:p w14:paraId="42AFB066" w14:textId="127A41CA" w:rsidR="00AD25EB" w:rsidRDefault="00AD25EB" w:rsidP="00AD25EB">
      <w:pPr>
        <w:bidi w:val="0"/>
      </w:pPr>
      <w:r>
        <w:t xml:space="preserve">CPU3 gets M0 and all the CPA (12 blocks 16Kb = 8KW </w:t>
      </w:r>
      <w:proofErr w:type="gramStart"/>
      <w:r>
        <w:t>each :</w:t>
      </w:r>
      <w:proofErr w:type="gramEnd"/>
      <w:r>
        <w:t xml:space="preserve"> 96KWord) </w:t>
      </w:r>
    </w:p>
    <w:p w14:paraId="47E5F1EF" w14:textId="595068B5" w:rsidR="00AD25EB" w:rsidRDefault="00AD25EB" w:rsidP="00AD25EB">
      <w:pPr>
        <w:bidi w:val="0"/>
      </w:pPr>
      <w:r>
        <w:t xml:space="preserve">Of </w:t>
      </w:r>
      <w:proofErr w:type="gramStart"/>
      <w:r>
        <w:t>this 2 blocks</w:t>
      </w:r>
      <w:proofErr w:type="gramEnd"/>
      <w:r>
        <w:t xml:space="preserve"> (</w:t>
      </w:r>
      <w:r w:rsidR="0003673B">
        <w:t>CDA</w:t>
      </w:r>
      <w:proofErr w:type="gramStart"/>
      <w:r w:rsidR="0003673B">
        <w:t>0..</w:t>
      </w:r>
      <w:proofErr w:type="gramEnd"/>
      <w:r w:rsidR="0003673B">
        <w:t>CDA1</w:t>
      </w:r>
      <w:r>
        <w:t>16KW) goes to management</w:t>
      </w:r>
      <w:r w:rsidR="0003673B">
        <w:t xml:space="preserve"> system</w:t>
      </w:r>
      <w:r>
        <w:t xml:space="preserve">, </w:t>
      </w:r>
      <w:r w:rsidR="0003673B">
        <w:t>CDA2 (8KW) goes to shared data, and 64</w:t>
      </w:r>
      <w:r>
        <w:t>KW (CDA</w:t>
      </w:r>
      <w:r w:rsidR="0003673B">
        <w:t>3</w:t>
      </w:r>
      <w:r>
        <w:t xml:space="preserve"> ... CDA11) </w:t>
      </w:r>
      <w:proofErr w:type="gramStart"/>
      <w:r>
        <w:t>go</w:t>
      </w:r>
      <w:proofErr w:type="gramEnd"/>
      <w:r>
        <w:t xml:space="preserve"> to SEAL. </w:t>
      </w:r>
    </w:p>
    <w:p w14:paraId="72781C3A" w14:textId="77777777" w:rsidR="0038617C" w:rsidRPr="0038617C" w:rsidRDefault="0038617C" w:rsidP="0038617C">
      <w:pPr>
        <w:bidi w:val="0"/>
      </w:pPr>
    </w:p>
    <w:p w14:paraId="641B12CA" w14:textId="21EC69D5" w:rsidR="005F5D56" w:rsidRPr="00EA6F69" w:rsidRDefault="005F5D56" w:rsidP="0038617C">
      <w:pPr>
        <w:pStyle w:val="Heading1"/>
        <w:bidi w:val="0"/>
        <w:jc w:val="left"/>
      </w:pPr>
      <w:r w:rsidRPr="00EA6F69">
        <w:t xml:space="preserve">Appendix </w:t>
      </w:r>
      <w:r w:rsidR="00134E14" w:rsidRPr="00EA6F69">
        <w:t>B</w:t>
      </w:r>
      <w:r w:rsidRPr="00EA6F69">
        <w:t xml:space="preserve"> – Glossary</w:t>
      </w:r>
      <w:bookmarkEnd w:id="133"/>
      <w:bookmarkEnd w:id="134"/>
      <w:bookmarkEnd w:id="135"/>
    </w:p>
    <w:p w14:paraId="29E38294" w14:textId="2A7F6127" w:rsidR="00EE04EC" w:rsidRPr="00EA6F69" w:rsidRDefault="00EE04EC" w:rsidP="00216E0A">
      <w:pPr>
        <w:bidi w:val="0"/>
      </w:pPr>
      <w:r w:rsidRPr="00EA6F69">
        <w:t xml:space="preserve">The glossary explains terms in use in this document. </w:t>
      </w:r>
    </w:p>
    <w:p w14:paraId="30E86FF6" w14:textId="6A31482F" w:rsidR="00EE04EC" w:rsidRPr="00EA6F69" w:rsidRDefault="00EE04EC" w:rsidP="00216E0A">
      <w:pPr>
        <w:bidi w:val="0"/>
      </w:pPr>
      <w:r w:rsidRPr="00EA6F69">
        <w:t>Some of the explained items are documented in the Simulink manual set. These terms are described here for convenience, heavily biased towards their use in SEAL. Of course, the description in the Simulink manual set is more comprehensive and accurate.</w:t>
      </w:r>
    </w:p>
    <w:p w14:paraId="7DACC145" w14:textId="77777777" w:rsidR="005F5D56" w:rsidRPr="00EA6F69" w:rsidRDefault="005F5D56" w:rsidP="00216E0A">
      <w:pPr>
        <w:pStyle w:val="Heading2"/>
        <w:bidi w:val="0"/>
      </w:pPr>
      <w:bookmarkStart w:id="136" w:name="_Toc206913453"/>
      <w:bookmarkStart w:id="137" w:name="_Toc206915191"/>
      <w:bookmarkStart w:id="138" w:name="_Toc208134076"/>
      <w:r w:rsidRPr="00EA6F69">
        <w:t>Topics</w:t>
      </w:r>
      <w:bookmarkEnd w:id="136"/>
      <w:bookmarkEnd w:id="137"/>
      <w:bookmarkEnd w:id="138"/>
    </w:p>
    <w:p w14:paraId="046E0AC5" w14:textId="428C3FE8" w:rsidR="003D189D" w:rsidRPr="00EA6F69" w:rsidRDefault="003D189D" w:rsidP="00216E0A">
      <w:pPr>
        <w:numPr>
          <w:ilvl w:val="0"/>
          <w:numId w:val="4"/>
        </w:numPr>
        <w:bidi w:val="0"/>
      </w:pPr>
      <w:r w:rsidRPr="00EA6F69">
        <w:t>ABI</w:t>
      </w:r>
    </w:p>
    <w:p w14:paraId="677F77DD" w14:textId="2EC987DE" w:rsidR="005F5D56" w:rsidRPr="00EA6F69" w:rsidRDefault="005F5D56" w:rsidP="00216E0A">
      <w:pPr>
        <w:numPr>
          <w:ilvl w:val="0"/>
          <w:numId w:val="4"/>
        </w:numPr>
        <w:bidi w:val="0"/>
      </w:pPr>
      <w:r w:rsidRPr="00EA6F69">
        <w:t>Bus Signal</w:t>
      </w:r>
    </w:p>
    <w:p w14:paraId="2026469C" w14:textId="77777777" w:rsidR="005F5D56" w:rsidRPr="00EA6F69" w:rsidRDefault="005F5D56" w:rsidP="00216E0A">
      <w:pPr>
        <w:numPr>
          <w:ilvl w:val="0"/>
          <w:numId w:val="4"/>
        </w:numPr>
        <w:bidi w:val="0"/>
      </w:pPr>
      <w:r w:rsidRPr="00EA6F69">
        <w:t>Code Replacement</w:t>
      </w:r>
    </w:p>
    <w:p w14:paraId="3771368D" w14:textId="329C488E" w:rsidR="00EE04EC" w:rsidRPr="00EA6F69" w:rsidRDefault="00EE04EC" w:rsidP="00216E0A">
      <w:pPr>
        <w:numPr>
          <w:ilvl w:val="0"/>
          <w:numId w:val="4"/>
        </w:numPr>
        <w:bidi w:val="0"/>
      </w:pPr>
      <w:r w:rsidRPr="00EA6F69">
        <w:t>Data Stores</w:t>
      </w:r>
    </w:p>
    <w:p w14:paraId="211BA836" w14:textId="2C8A2B28" w:rsidR="00844335" w:rsidRPr="00EA6F69" w:rsidRDefault="00844335" w:rsidP="00216E0A">
      <w:pPr>
        <w:numPr>
          <w:ilvl w:val="0"/>
          <w:numId w:val="4"/>
        </w:numPr>
        <w:bidi w:val="0"/>
      </w:pPr>
      <w:r w:rsidRPr="00EA6F69">
        <w:t>Entry Point functions</w:t>
      </w:r>
    </w:p>
    <w:p w14:paraId="776F82AB" w14:textId="77777777" w:rsidR="005F5D56" w:rsidRDefault="005F5D56" w:rsidP="00216E0A">
      <w:pPr>
        <w:numPr>
          <w:ilvl w:val="0"/>
          <w:numId w:val="4"/>
        </w:numPr>
        <w:bidi w:val="0"/>
      </w:pPr>
      <w:r w:rsidRPr="00EA6F69">
        <w:t>Enumerated Data Types</w:t>
      </w:r>
    </w:p>
    <w:p w14:paraId="680A98E1" w14:textId="52767971" w:rsidR="00891F3D" w:rsidRPr="00EA6F69" w:rsidRDefault="00891F3D" w:rsidP="00891F3D">
      <w:pPr>
        <w:numPr>
          <w:ilvl w:val="0"/>
          <w:numId w:val="4"/>
        </w:numPr>
        <w:bidi w:val="0"/>
      </w:pPr>
      <w:r>
        <w:t>External Mode</w:t>
      </w:r>
    </w:p>
    <w:p w14:paraId="0BF4DC93" w14:textId="77777777" w:rsidR="005F5D56" w:rsidRPr="00EA6F69" w:rsidRDefault="005F5D56" w:rsidP="00216E0A">
      <w:pPr>
        <w:numPr>
          <w:ilvl w:val="0"/>
          <w:numId w:val="4"/>
        </w:numPr>
        <w:bidi w:val="0"/>
      </w:pPr>
      <w:r w:rsidRPr="00EA6F69">
        <w:t>Function-Call Subsystem</w:t>
      </w:r>
    </w:p>
    <w:p w14:paraId="4BBEB005" w14:textId="77777777" w:rsidR="005F5D56" w:rsidRPr="00EA6F69" w:rsidRDefault="005F5D56" w:rsidP="00216E0A">
      <w:pPr>
        <w:numPr>
          <w:ilvl w:val="0"/>
          <w:numId w:val="4"/>
        </w:numPr>
        <w:bidi w:val="0"/>
      </w:pPr>
      <w:r w:rsidRPr="00EA6F69">
        <w:t>Function-Export Model</w:t>
      </w:r>
    </w:p>
    <w:p w14:paraId="6D7387A1" w14:textId="77777777" w:rsidR="005F5D56" w:rsidRPr="00EA6F69" w:rsidRDefault="005F5D56" w:rsidP="00216E0A">
      <w:pPr>
        <w:numPr>
          <w:ilvl w:val="0"/>
          <w:numId w:val="4"/>
        </w:numPr>
        <w:bidi w:val="0"/>
      </w:pPr>
      <w:r w:rsidRPr="00EA6F69">
        <w:t>Harness Model</w:t>
      </w:r>
    </w:p>
    <w:p w14:paraId="04272733" w14:textId="77777777" w:rsidR="005F5D56" w:rsidRPr="00EA6F69" w:rsidRDefault="005F5D56" w:rsidP="00216E0A">
      <w:pPr>
        <w:numPr>
          <w:ilvl w:val="0"/>
          <w:numId w:val="4"/>
        </w:numPr>
        <w:bidi w:val="0"/>
      </w:pPr>
      <w:proofErr w:type="spellStart"/>
      <w:r w:rsidRPr="00EA6F69">
        <w:t>InitialSetup.m</w:t>
      </w:r>
      <w:proofErr w:type="spellEnd"/>
    </w:p>
    <w:p w14:paraId="6D177ECE" w14:textId="77777777" w:rsidR="005F5D56" w:rsidRPr="00EA6F69" w:rsidRDefault="005F5D56" w:rsidP="00216E0A">
      <w:pPr>
        <w:numPr>
          <w:ilvl w:val="0"/>
          <w:numId w:val="4"/>
        </w:numPr>
        <w:bidi w:val="0"/>
      </w:pPr>
      <w:proofErr w:type="spellStart"/>
      <w:r w:rsidRPr="00EA6F69">
        <w:t>SEALSystemTypes.m</w:t>
      </w:r>
      <w:proofErr w:type="spellEnd"/>
    </w:p>
    <w:p w14:paraId="39689647" w14:textId="77777777" w:rsidR="005F5D56" w:rsidRPr="00EA6F69" w:rsidRDefault="005F5D56" w:rsidP="00216E0A">
      <w:pPr>
        <w:numPr>
          <w:ilvl w:val="0"/>
          <w:numId w:val="4"/>
        </w:numPr>
        <w:bidi w:val="0"/>
      </w:pPr>
      <w:r w:rsidRPr="00EA6F69">
        <w:t>Simulink Parameter</w:t>
      </w:r>
    </w:p>
    <w:p w14:paraId="7C59FBEE" w14:textId="77777777" w:rsidR="005F5D56" w:rsidRPr="00EA6F69" w:rsidRDefault="005F5D56" w:rsidP="00216E0A">
      <w:pPr>
        <w:numPr>
          <w:ilvl w:val="0"/>
          <w:numId w:val="4"/>
        </w:numPr>
        <w:bidi w:val="0"/>
      </w:pPr>
      <w:r w:rsidRPr="00EA6F69">
        <w:t>Simulink Signal</w:t>
      </w:r>
    </w:p>
    <w:p w14:paraId="2322C702" w14:textId="77777777" w:rsidR="005F5D56" w:rsidRPr="00EA6F69" w:rsidRDefault="005F5D56" w:rsidP="00216E0A">
      <w:pPr>
        <w:numPr>
          <w:ilvl w:val="0"/>
          <w:numId w:val="4"/>
        </w:numPr>
        <w:bidi w:val="0"/>
      </w:pPr>
      <w:r w:rsidRPr="00EA6F69">
        <w:t>SLDD (Simulink Data Dictionary)</w:t>
      </w:r>
    </w:p>
    <w:p w14:paraId="083960C9" w14:textId="77777777" w:rsidR="005F5D56" w:rsidRPr="00EA6F69" w:rsidRDefault="005F5D56" w:rsidP="00216E0A">
      <w:pPr>
        <w:numPr>
          <w:ilvl w:val="0"/>
          <w:numId w:val="4"/>
        </w:numPr>
        <w:bidi w:val="0"/>
      </w:pPr>
      <w:proofErr w:type="spellStart"/>
      <w:r w:rsidRPr="00EA6F69">
        <w:t>SolFlow</w:t>
      </w:r>
      <w:proofErr w:type="spellEnd"/>
    </w:p>
    <w:p w14:paraId="1C42B652" w14:textId="77777777" w:rsidR="005F5D56" w:rsidRPr="00EA6F69" w:rsidRDefault="005F5D56" w:rsidP="00216E0A">
      <w:pPr>
        <w:numPr>
          <w:ilvl w:val="0"/>
          <w:numId w:val="4"/>
        </w:numPr>
        <w:bidi w:val="0"/>
      </w:pPr>
      <w:r w:rsidRPr="00EA6F69">
        <w:t>Storage Class</w:t>
      </w:r>
    </w:p>
    <w:p w14:paraId="46591D36" w14:textId="77777777" w:rsidR="005F5D56" w:rsidRPr="00EA6F69" w:rsidRDefault="005F5D56" w:rsidP="00216E0A">
      <w:pPr>
        <w:numPr>
          <w:ilvl w:val="0"/>
          <w:numId w:val="4"/>
        </w:numPr>
        <w:bidi w:val="0"/>
      </w:pPr>
      <w:r w:rsidRPr="00EA6F69">
        <w:t>User Definition Script</w:t>
      </w:r>
    </w:p>
    <w:p w14:paraId="63C28E03" w14:textId="77777777" w:rsidR="005F5D56" w:rsidRPr="00EA6F69" w:rsidRDefault="00000000" w:rsidP="00216E0A">
      <w:pPr>
        <w:bidi w:val="0"/>
      </w:pPr>
      <w:r>
        <w:lastRenderedPageBreak/>
        <w:pict w14:anchorId="1C9EE9BB">
          <v:rect id="_x0000_i1036" style="width:0;height:1.5pt" o:hrstd="t" o:hr="t" fillcolor="#a0a0a0" stroked="f"/>
        </w:pict>
      </w:r>
    </w:p>
    <w:p w14:paraId="51CEDC17" w14:textId="17C36DD9" w:rsidR="005F5D56" w:rsidRPr="00EA6F69" w:rsidRDefault="005F5D56" w:rsidP="00216E0A">
      <w:pPr>
        <w:pStyle w:val="Heading2"/>
        <w:bidi w:val="0"/>
      </w:pPr>
      <w:bookmarkStart w:id="139" w:name="_Toc206913454"/>
      <w:bookmarkStart w:id="140" w:name="_Toc206915192"/>
      <w:bookmarkStart w:id="141" w:name="_Toc208134077"/>
      <w:r w:rsidRPr="00EA6F69">
        <w:t>Detail</w:t>
      </w:r>
      <w:bookmarkEnd w:id="139"/>
      <w:bookmarkEnd w:id="140"/>
      <w:bookmarkEnd w:id="141"/>
    </w:p>
    <w:p w14:paraId="5A04C1D4" w14:textId="77777777" w:rsidR="003D189D" w:rsidRPr="00EA6F69" w:rsidRDefault="003D189D" w:rsidP="00216E0A">
      <w:pPr>
        <w:bidi w:val="0"/>
      </w:pPr>
    </w:p>
    <w:p w14:paraId="4242F9AA" w14:textId="77777777" w:rsidR="003D189D" w:rsidRPr="00EA6F69" w:rsidRDefault="003D189D" w:rsidP="00216E0A">
      <w:pPr>
        <w:pStyle w:val="ListParagraph"/>
        <w:numPr>
          <w:ilvl w:val="0"/>
          <w:numId w:val="73"/>
        </w:numPr>
        <w:bidi w:val="0"/>
        <w:rPr>
          <w:b/>
          <w:bCs/>
        </w:rPr>
      </w:pPr>
      <w:r w:rsidRPr="00EA6F69">
        <w:rPr>
          <w:b/>
          <w:bCs/>
        </w:rPr>
        <w:t>ABI (Application Binary Interface)</w:t>
      </w:r>
    </w:p>
    <w:p w14:paraId="1E70D99C" w14:textId="77777777" w:rsidR="003D189D" w:rsidRPr="00EA6F69" w:rsidRDefault="003D189D" w:rsidP="00216E0A">
      <w:pPr>
        <w:bidi w:val="0"/>
      </w:pPr>
      <w:r w:rsidRPr="00EA6F69">
        <w:rPr>
          <w:b/>
          <w:bCs/>
        </w:rPr>
        <w:t>What it is:</w:t>
      </w:r>
      <w:r w:rsidRPr="00EA6F69">
        <w:t xml:space="preserve"> The binary-level contract that lets independently built components interoperate without recompilation. It fixes </w:t>
      </w:r>
      <w:r w:rsidRPr="00EA6F69">
        <w:rPr>
          <w:b/>
          <w:bCs/>
        </w:rPr>
        <w:t>call/return rules</w:t>
      </w:r>
      <w:r w:rsidRPr="00EA6F69">
        <w:t xml:space="preserve">, </w:t>
      </w:r>
      <w:r w:rsidRPr="00EA6F69">
        <w:rPr>
          <w:b/>
          <w:bCs/>
        </w:rPr>
        <w:t>data layouts</w:t>
      </w:r>
      <w:r w:rsidRPr="00EA6F69">
        <w:t xml:space="preserve">, and </w:t>
      </w:r>
      <w:r w:rsidRPr="00EA6F69">
        <w:rPr>
          <w:b/>
          <w:bCs/>
        </w:rPr>
        <w:t>type sizes/alignments</w:t>
      </w:r>
      <w:r w:rsidRPr="00EA6F69">
        <w:t xml:space="preserve"> so both sides read/write the same bytes the same way.</w:t>
      </w:r>
    </w:p>
    <w:p w14:paraId="735C9B71" w14:textId="7513C876" w:rsidR="003D189D" w:rsidRPr="00EA6F69" w:rsidRDefault="00000000" w:rsidP="00216E0A">
      <w:pPr>
        <w:bidi w:val="0"/>
      </w:pPr>
      <w:r>
        <w:pict w14:anchorId="42C43A5B">
          <v:rect id="_x0000_i1037" style="width:0;height:1.5pt" o:hrstd="t" o:hr="t" fillcolor="#a0a0a0" stroked="f"/>
        </w:pict>
      </w:r>
    </w:p>
    <w:p w14:paraId="48C4D598" w14:textId="77777777" w:rsidR="003D189D" w:rsidRPr="00EA6F69" w:rsidRDefault="003D189D" w:rsidP="00216E0A">
      <w:pPr>
        <w:bidi w:val="0"/>
      </w:pPr>
    </w:p>
    <w:p w14:paraId="39CEEA6C" w14:textId="6DAE4661" w:rsidR="005F5D56" w:rsidRPr="00EA6F69" w:rsidRDefault="005F5D56" w:rsidP="00216E0A">
      <w:pPr>
        <w:numPr>
          <w:ilvl w:val="0"/>
          <w:numId w:val="4"/>
        </w:numPr>
        <w:bidi w:val="0"/>
        <w:rPr>
          <w:b/>
          <w:bCs/>
        </w:rPr>
      </w:pPr>
      <w:r w:rsidRPr="00EA6F69">
        <w:rPr>
          <w:b/>
          <w:bCs/>
        </w:rPr>
        <w:t>Bus Signal</w:t>
      </w:r>
    </w:p>
    <w:p w14:paraId="52040933" w14:textId="77777777" w:rsidR="005F5D56" w:rsidRPr="00EA6F69" w:rsidRDefault="005F5D56" w:rsidP="00216E0A">
      <w:pPr>
        <w:bidi w:val="0"/>
      </w:pPr>
      <w:r w:rsidRPr="00EA6F69">
        <w:t xml:space="preserve">In Simulink, a bus groups multiple signals together into a single line for organizational clarity and structured data handling. In the context of </w:t>
      </w:r>
      <w:r w:rsidRPr="00EA6F69">
        <w:rPr>
          <w:b/>
          <w:bCs/>
        </w:rPr>
        <w:t>Embedded Coder</w:t>
      </w:r>
      <w:r w:rsidRPr="00EA6F69">
        <w:t xml:space="preserve">, a bus is a </w:t>
      </w:r>
      <w:r w:rsidRPr="00EA6F69">
        <w:rPr>
          <w:b/>
          <w:bCs/>
        </w:rPr>
        <w:t>strongly typed entity</w:t>
      </w:r>
      <w:r w:rsidRPr="00EA6F69">
        <w:t xml:space="preserve">: it is explicitly defined (usually in an SLDD) with fixed field names, data types, and dimensions. During code generation, a bus is translated directly into a corresponding </w:t>
      </w:r>
      <w:r w:rsidRPr="00EA6F69">
        <w:rPr>
          <w:b/>
          <w:bCs/>
        </w:rPr>
        <w:t>C-language struct</w:t>
      </w:r>
      <w:r w:rsidRPr="00EA6F69">
        <w:t>, preserving its hierarchy and ensuring a one-to-one mapping between the model definition and the generated code interface. This makes buses the standard mechanism for defining structured interfaces such as command/feedback data between SEAL and the drive.</w:t>
      </w:r>
    </w:p>
    <w:p w14:paraId="7FE1CCCE" w14:textId="77777777" w:rsidR="005F5D56" w:rsidRPr="00EA6F69" w:rsidRDefault="00000000" w:rsidP="00216E0A">
      <w:pPr>
        <w:bidi w:val="0"/>
      </w:pPr>
      <w:r>
        <w:pict w14:anchorId="1779684D">
          <v:rect id="_x0000_i1038" style="width:0;height:1.5pt" o:hrstd="t" o:hr="t" fillcolor="#a0a0a0" stroked="f"/>
        </w:pict>
      </w:r>
    </w:p>
    <w:p w14:paraId="147AEE87" w14:textId="77777777" w:rsidR="005F5D56" w:rsidRPr="00EA6F69" w:rsidRDefault="005F5D56" w:rsidP="00216E0A">
      <w:pPr>
        <w:numPr>
          <w:ilvl w:val="0"/>
          <w:numId w:val="4"/>
        </w:numPr>
        <w:bidi w:val="0"/>
        <w:rPr>
          <w:b/>
          <w:bCs/>
        </w:rPr>
      </w:pPr>
      <w:r w:rsidRPr="00EA6F69">
        <w:rPr>
          <w:b/>
          <w:bCs/>
        </w:rPr>
        <w:t>Code Replacement</w:t>
      </w:r>
    </w:p>
    <w:p w14:paraId="4B1D75E7" w14:textId="77777777" w:rsidR="005F5D56" w:rsidRPr="00EA6F69" w:rsidRDefault="005F5D56" w:rsidP="00216E0A">
      <w:pPr>
        <w:bidi w:val="0"/>
      </w:pPr>
      <w:r w:rsidRPr="00EA6F69">
        <w:t xml:space="preserve">In </w:t>
      </w:r>
      <w:r w:rsidRPr="00EA6F69">
        <w:rPr>
          <w:b/>
          <w:bCs/>
        </w:rPr>
        <w:t>Embedded Coder</w:t>
      </w:r>
      <w:r w:rsidRPr="00EA6F69">
        <w:t>, code replacement is the process of substituting certain generated code constructs with alternative implementations that are more efficient, hardware-specific, or environment-compliant. It does not affect data storage (that is governed by storage class</w:t>
      </w:r>
      <w:proofErr w:type="gramStart"/>
      <w:r w:rsidRPr="00EA6F69">
        <w:t>), but</w:t>
      </w:r>
      <w:proofErr w:type="gramEnd"/>
      <w:r w:rsidRPr="00EA6F69">
        <w:t xml:space="preserve"> instead alters the way operations and services are invoked.</w:t>
      </w:r>
    </w:p>
    <w:p w14:paraId="4440F5FC" w14:textId="77777777" w:rsidR="005F5D56" w:rsidRPr="00EA6F69" w:rsidRDefault="005F5D56" w:rsidP="00216E0A">
      <w:pPr>
        <w:bidi w:val="0"/>
      </w:pPr>
      <w:r w:rsidRPr="00EA6F69">
        <w:t>Examples include:</w:t>
      </w:r>
    </w:p>
    <w:p w14:paraId="0B29A0F0" w14:textId="77777777" w:rsidR="005F5D56" w:rsidRPr="00EA6F69" w:rsidRDefault="005F5D56" w:rsidP="00216E0A">
      <w:pPr>
        <w:numPr>
          <w:ilvl w:val="0"/>
          <w:numId w:val="5"/>
        </w:numPr>
        <w:bidi w:val="0"/>
      </w:pPr>
      <w:r w:rsidRPr="00EA6F69">
        <w:t xml:space="preserve">Replacing high-level math functions (e.g., </w:t>
      </w:r>
      <w:proofErr w:type="gramStart"/>
      <w:r w:rsidRPr="00EA6F69">
        <w:t>sin(</w:t>
      </w:r>
      <w:proofErr w:type="gramEnd"/>
      <w:r w:rsidRPr="00EA6F69">
        <w:t>)) with optimized intrinsics or assembly-access implementations (e.g., __</w:t>
      </w:r>
      <w:proofErr w:type="gramStart"/>
      <w:r w:rsidRPr="00EA6F69">
        <w:t>sin(</w:t>
      </w:r>
      <w:proofErr w:type="gramEnd"/>
      <w:r w:rsidRPr="00EA6F69">
        <w:t>)).</w:t>
      </w:r>
    </w:p>
    <w:p w14:paraId="570FC93D" w14:textId="77777777" w:rsidR="005F5D56" w:rsidRPr="00EA6F69" w:rsidRDefault="005F5D56" w:rsidP="00216E0A">
      <w:pPr>
        <w:numPr>
          <w:ilvl w:val="0"/>
          <w:numId w:val="5"/>
        </w:numPr>
        <w:bidi w:val="0"/>
      </w:pPr>
      <w:r w:rsidRPr="00EA6F69">
        <w:t>Redirecting calls from generic simulation drivers to service routines provided by the hosting scheduler.</w:t>
      </w:r>
    </w:p>
    <w:p w14:paraId="13A80FE4" w14:textId="77777777" w:rsidR="005F5D56" w:rsidRPr="00EA6F69" w:rsidRDefault="005F5D56" w:rsidP="00216E0A">
      <w:pPr>
        <w:numPr>
          <w:ilvl w:val="0"/>
          <w:numId w:val="5"/>
        </w:numPr>
        <w:bidi w:val="0"/>
      </w:pPr>
      <w:r w:rsidRPr="00EA6F69">
        <w:t>Mapping standard library calls to project-specific certified equivalents.</w:t>
      </w:r>
    </w:p>
    <w:p w14:paraId="3176526E" w14:textId="77777777" w:rsidR="005F5D56" w:rsidRPr="00EA6F69" w:rsidRDefault="005F5D56" w:rsidP="00216E0A">
      <w:pPr>
        <w:bidi w:val="0"/>
      </w:pPr>
      <w:r w:rsidRPr="00EA6F69">
        <w:t>This mechanism ensures that generated code integrates seamlessly into the target environment while preserving the intended Simulink semantics.</w:t>
      </w:r>
    </w:p>
    <w:p w14:paraId="6586DCAD" w14:textId="77777777" w:rsidR="00EE04EC" w:rsidRPr="00EA6F69" w:rsidRDefault="00000000" w:rsidP="00216E0A">
      <w:pPr>
        <w:bidi w:val="0"/>
      </w:pPr>
      <w:r>
        <w:pict w14:anchorId="0769163D">
          <v:rect id="_x0000_i1039" style="width:0;height:1.5pt" o:hrstd="t" o:hr="t" fillcolor="#a0a0a0" stroked="f"/>
        </w:pict>
      </w:r>
    </w:p>
    <w:p w14:paraId="18007183" w14:textId="77777777" w:rsidR="00EE04EC" w:rsidRPr="00EA6F69" w:rsidRDefault="00EE04EC" w:rsidP="00216E0A">
      <w:pPr>
        <w:numPr>
          <w:ilvl w:val="0"/>
          <w:numId w:val="15"/>
        </w:numPr>
        <w:bidi w:val="0"/>
        <w:rPr>
          <w:b/>
          <w:bCs/>
        </w:rPr>
      </w:pPr>
      <w:r w:rsidRPr="00EA6F69">
        <w:rPr>
          <w:b/>
          <w:bCs/>
        </w:rPr>
        <w:t>Data Stores</w:t>
      </w:r>
    </w:p>
    <w:p w14:paraId="640F7A6A" w14:textId="77777777" w:rsidR="00EE04EC" w:rsidRPr="00EA6F69" w:rsidRDefault="00EE04EC" w:rsidP="00216E0A">
      <w:pPr>
        <w:bidi w:val="0"/>
      </w:pPr>
      <w:r w:rsidRPr="00EA6F69">
        <w:t xml:space="preserve">All subsystems operate over a set of </w:t>
      </w:r>
      <w:r w:rsidRPr="00EA6F69">
        <w:rPr>
          <w:b/>
          <w:bCs/>
        </w:rPr>
        <w:t>global data variables</w:t>
      </w:r>
      <w:r w:rsidRPr="00EA6F69">
        <w:t xml:space="preserve">, implemented as </w:t>
      </w:r>
      <w:r w:rsidRPr="00EA6F69">
        <w:rPr>
          <w:b/>
          <w:bCs/>
        </w:rPr>
        <w:t>data stores</w:t>
      </w:r>
      <w:r w:rsidRPr="00EA6F69">
        <w:t xml:space="preserve">. These represent the common memory pool accessed across Setup, ISR, </w:t>
      </w:r>
      <w:proofErr w:type="spellStart"/>
      <w:r w:rsidRPr="00EA6F69">
        <w:t>IdleLoop</w:t>
      </w:r>
      <w:proofErr w:type="spellEnd"/>
      <w:r w:rsidRPr="00EA6F69">
        <w:t>, Exception, and Abort routines.</w:t>
      </w:r>
    </w:p>
    <w:p w14:paraId="40D82DD1" w14:textId="77777777" w:rsidR="00EE04EC" w:rsidRPr="00EA6F69" w:rsidRDefault="00EE04EC" w:rsidP="00216E0A">
      <w:pPr>
        <w:bidi w:val="0"/>
      </w:pPr>
      <w:r w:rsidRPr="00EA6F69">
        <w:lastRenderedPageBreak/>
        <w:t>Two categories of global data structures are used:</w:t>
      </w:r>
    </w:p>
    <w:p w14:paraId="406287B0" w14:textId="77777777" w:rsidR="00EE04EC" w:rsidRPr="00EA6F69" w:rsidRDefault="00EE04EC" w:rsidP="00216E0A">
      <w:pPr>
        <w:numPr>
          <w:ilvl w:val="0"/>
          <w:numId w:val="15"/>
        </w:numPr>
        <w:bidi w:val="0"/>
      </w:pPr>
      <w:r w:rsidRPr="00EA6F69">
        <w:rPr>
          <w:b/>
          <w:bCs/>
        </w:rPr>
        <w:t>Drive Interface Structures</w:t>
      </w:r>
      <w:r w:rsidRPr="00EA6F69">
        <w:t xml:space="preserve"> – Fixed by </w:t>
      </w:r>
      <w:proofErr w:type="spellStart"/>
      <w:r w:rsidRPr="00EA6F69">
        <w:t>SolFlow</w:t>
      </w:r>
      <w:proofErr w:type="spellEnd"/>
      <w:r w:rsidRPr="00EA6F69">
        <w:t>. These provide the standardized interface between the SEAL module and the drive hardware, carrying feedback values, command references, and parameter data.</w:t>
      </w:r>
    </w:p>
    <w:p w14:paraId="1EFC3FD5" w14:textId="77777777" w:rsidR="00EE04EC" w:rsidRPr="00EA6F69" w:rsidRDefault="00EE04EC" w:rsidP="00216E0A">
      <w:pPr>
        <w:numPr>
          <w:ilvl w:val="0"/>
          <w:numId w:val="15"/>
        </w:numPr>
        <w:bidi w:val="0"/>
      </w:pPr>
      <w:r w:rsidRPr="00EA6F69">
        <w:rPr>
          <w:b/>
          <w:bCs/>
        </w:rPr>
        <w:t>User-Defined Data Structures</w:t>
      </w:r>
      <w:r w:rsidRPr="00EA6F69">
        <w:t xml:space="preserve"> – Optional application-specific items defined by the user. These allow application logic to maintain state, temporary buffers, or custom interface data.</w:t>
      </w:r>
    </w:p>
    <w:p w14:paraId="4E29A080" w14:textId="77777777" w:rsidR="00EE04EC" w:rsidRPr="00EA6F69" w:rsidRDefault="00EE04EC" w:rsidP="00216E0A">
      <w:pPr>
        <w:bidi w:val="0"/>
      </w:pPr>
      <w:r w:rsidRPr="00EA6F69">
        <w:t>The data store mechanism ensures consistency across all SEAL routines, allowing asynchronous subsystems (such as ISR and Exception) to safely exchange state with the rest of the application.</w:t>
      </w:r>
    </w:p>
    <w:p w14:paraId="693A4973" w14:textId="722F16A7" w:rsidR="00844335" w:rsidRPr="00EA6F69" w:rsidRDefault="00000000" w:rsidP="00216E0A">
      <w:pPr>
        <w:bidi w:val="0"/>
      </w:pPr>
      <w:r>
        <w:pict w14:anchorId="7C20B7AF">
          <v:rect id="_x0000_i1040" style="width:0;height:1.5pt" o:hrstd="t" o:hr="t" fillcolor="#a0a0a0" stroked="f"/>
        </w:pict>
      </w:r>
    </w:p>
    <w:p w14:paraId="4C41290E" w14:textId="15E59378" w:rsidR="00844335" w:rsidRPr="00EA6F69" w:rsidRDefault="00844335" w:rsidP="00216E0A">
      <w:pPr>
        <w:bidi w:val="0"/>
      </w:pPr>
      <w:r w:rsidRPr="00EA6F69">
        <w:rPr>
          <w:b/>
          <w:bCs/>
        </w:rPr>
        <w:t>Entry Call Function</w:t>
      </w:r>
      <w:r w:rsidRPr="00EA6F69">
        <w:br/>
        <w:t xml:space="preserve">A function generated from a Simulink </w:t>
      </w:r>
      <w:r w:rsidRPr="00EA6F69">
        <w:rPr>
          <w:b/>
          <w:bCs/>
        </w:rPr>
        <w:t>function call port</w:t>
      </w:r>
      <w:r w:rsidRPr="00EA6F69">
        <w:t xml:space="preserve">. Its name matches the port name exactly, and it serves as the entry point invoked by the SEAL scheduler on Core 2. Entry call functions are classified into </w:t>
      </w:r>
      <w:r w:rsidRPr="00EA6F69">
        <w:rPr>
          <w:b/>
          <w:bCs/>
        </w:rPr>
        <w:t xml:space="preserve">Setup, ISR, </w:t>
      </w:r>
      <w:proofErr w:type="spellStart"/>
      <w:r w:rsidRPr="00EA6F69">
        <w:rPr>
          <w:b/>
          <w:bCs/>
        </w:rPr>
        <w:t>IdleLoop</w:t>
      </w:r>
      <w:proofErr w:type="spellEnd"/>
      <w:r w:rsidRPr="00EA6F69">
        <w:rPr>
          <w:b/>
          <w:bCs/>
        </w:rPr>
        <w:t>, Exception, or Abort</w:t>
      </w:r>
      <w:r w:rsidRPr="00EA6F69">
        <w:t xml:space="preserve"> based on their naming preamble. Their execution order and priority are determined by port naming conventions and port numbering.</w:t>
      </w:r>
    </w:p>
    <w:p w14:paraId="1C04B346" w14:textId="77777777" w:rsidR="00844335" w:rsidRPr="00EA6F69" w:rsidRDefault="00000000" w:rsidP="00216E0A">
      <w:pPr>
        <w:bidi w:val="0"/>
      </w:pPr>
      <w:r>
        <w:pict w14:anchorId="17F1382C">
          <v:rect id="_x0000_i1041" style="width:0;height:1.5pt" o:hrstd="t" o:hr="t" fillcolor="#a0a0a0" stroked="f"/>
        </w:pict>
      </w:r>
    </w:p>
    <w:p w14:paraId="443DF51D" w14:textId="77777777" w:rsidR="00844335" w:rsidRPr="00EA6F69" w:rsidRDefault="00844335" w:rsidP="00216E0A">
      <w:pPr>
        <w:bidi w:val="0"/>
      </w:pPr>
    </w:p>
    <w:p w14:paraId="2B132D7A" w14:textId="4237F07F" w:rsidR="005F5D56" w:rsidRPr="00EA6F69" w:rsidRDefault="00844335" w:rsidP="00216E0A">
      <w:pPr>
        <w:bidi w:val="0"/>
        <w:ind w:left="720"/>
        <w:rPr>
          <w:b/>
          <w:bCs/>
        </w:rPr>
      </w:pPr>
      <w:r w:rsidRPr="00EA6F69">
        <w:rPr>
          <w:b/>
          <w:bCs/>
        </w:rPr>
        <w:t>E</w:t>
      </w:r>
      <w:r w:rsidR="005F5D56" w:rsidRPr="00EA6F69">
        <w:rPr>
          <w:b/>
          <w:bCs/>
        </w:rPr>
        <w:t>numerated Data Types</w:t>
      </w:r>
    </w:p>
    <w:p w14:paraId="19C4752B" w14:textId="77777777" w:rsidR="005F5D56" w:rsidRPr="00EA6F69" w:rsidRDefault="005F5D56" w:rsidP="00216E0A">
      <w:pPr>
        <w:bidi w:val="0"/>
      </w:pPr>
      <w:r w:rsidRPr="00EA6F69">
        <w:t xml:space="preserve">An </w:t>
      </w:r>
      <w:r w:rsidRPr="00EA6F69">
        <w:rPr>
          <w:b/>
          <w:bCs/>
        </w:rPr>
        <w:t>enumerated data type</w:t>
      </w:r>
      <w:r w:rsidRPr="00EA6F69">
        <w:t xml:space="preserve"> defines a variable that can take one of a limited set of named values, rather than arbitrary numbers. In Simulink, enumerations improve clarity by replacing numeric codes with descriptive names (e.g., </w:t>
      </w:r>
      <w:proofErr w:type="spellStart"/>
      <w:r w:rsidRPr="00EA6F69">
        <w:t>DriveMode.Standby</w:t>
      </w:r>
      <w:proofErr w:type="spellEnd"/>
      <w:r w:rsidRPr="00EA6F69">
        <w:t xml:space="preserve">, </w:t>
      </w:r>
      <w:proofErr w:type="spellStart"/>
      <w:r w:rsidRPr="00EA6F69">
        <w:t>DriveMode.Run</w:t>
      </w:r>
      <w:proofErr w:type="spellEnd"/>
      <w:r w:rsidRPr="00EA6F69">
        <w:t xml:space="preserve">, </w:t>
      </w:r>
      <w:proofErr w:type="spellStart"/>
      <w:r w:rsidRPr="00EA6F69">
        <w:t>DriveMode.Fault</w:t>
      </w:r>
      <w:proofErr w:type="spellEnd"/>
      <w:r w:rsidRPr="00EA6F69">
        <w:t>).</w:t>
      </w:r>
    </w:p>
    <w:p w14:paraId="20CFAFEA" w14:textId="77777777" w:rsidR="005F5D56" w:rsidRPr="00EA6F69" w:rsidRDefault="005F5D56" w:rsidP="00216E0A">
      <w:pPr>
        <w:bidi w:val="0"/>
      </w:pPr>
      <w:r w:rsidRPr="00EA6F69">
        <w:t xml:space="preserve">In </w:t>
      </w:r>
      <w:r w:rsidRPr="00EA6F69">
        <w:rPr>
          <w:b/>
          <w:bCs/>
        </w:rPr>
        <w:t>Embedded Coder</w:t>
      </w:r>
      <w:r w:rsidRPr="00EA6F69">
        <w:t>, enumerations may be translated into either:</w:t>
      </w:r>
    </w:p>
    <w:p w14:paraId="5A9C6DD0" w14:textId="77777777" w:rsidR="005F5D56" w:rsidRPr="00EA6F69" w:rsidRDefault="005F5D56" w:rsidP="00216E0A">
      <w:pPr>
        <w:numPr>
          <w:ilvl w:val="0"/>
          <w:numId w:val="6"/>
        </w:numPr>
        <w:bidi w:val="0"/>
      </w:pPr>
      <w:r w:rsidRPr="00EA6F69">
        <w:t xml:space="preserve">A C </w:t>
      </w:r>
      <w:proofErr w:type="spellStart"/>
      <w:r w:rsidRPr="00EA6F69">
        <w:t>enum</w:t>
      </w:r>
      <w:proofErr w:type="spellEnd"/>
      <w:r w:rsidRPr="00EA6F69">
        <w:t>, listing symbolic names with assigned integer values, or</w:t>
      </w:r>
    </w:p>
    <w:p w14:paraId="3E2D9B2E" w14:textId="77777777" w:rsidR="005F5D56" w:rsidRPr="00EA6F69" w:rsidRDefault="005F5D56" w:rsidP="00216E0A">
      <w:pPr>
        <w:numPr>
          <w:ilvl w:val="0"/>
          <w:numId w:val="6"/>
        </w:numPr>
        <w:bidi w:val="0"/>
      </w:pPr>
      <w:r w:rsidRPr="00EA6F69">
        <w:t>A set of #define constants, depending on generation settings and target constraints.</w:t>
      </w:r>
    </w:p>
    <w:p w14:paraId="76A70CA6" w14:textId="77777777" w:rsidR="005F5D56" w:rsidRDefault="005F5D56" w:rsidP="00216E0A">
      <w:pPr>
        <w:bidi w:val="0"/>
      </w:pPr>
      <w:r w:rsidRPr="00EA6F69">
        <w:t>Enumerations are typically stored in the SLDD, ensuring consistency across models and code. They are widely used for defining drive modes, state machines, and interface protocols.</w:t>
      </w:r>
    </w:p>
    <w:p w14:paraId="21EB93AF" w14:textId="77777777" w:rsidR="00891F3D" w:rsidRPr="00EA6F69" w:rsidRDefault="00000000" w:rsidP="00891F3D">
      <w:pPr>
        <w:bidi w:val="0"/>
      </w:pPr>
      <w:r>
        <w:pict w14:anchorId="001E3533">
          <v:rect id="_x0000_i1042" style="width:0;height:1.5pt" o:hrstd="t" o:hr="t" fillcolor="#a0a0a0" stroked="f"/>
        </w:pict>
      </w:r>
    </w:p>
    <w:p w14:paraId="658D7637" w14:textId="59DC4B8A" w:rsidR="00891F3D" w:rsidRPr="00EA6F69" w:rsidRDefault="00891F3D" w:rsidP="00891F3D">
      <w:pPr>
        <w:numPr>
          <w:ilvl w:val="0"/>
          <w:numId w:val="4"/>
        </w:numPr>
        <w:bidi w:val="0"/>
        <w:rPr>
          <w:b/>
          <w:bCs/>
        </w:rPr>
      </w:pPr>
      <w:r>
        <w:rPr>
          <w:b/>
          <w:bCs/>
        </w:rPr>
        <w:t>External Mode</w:t>
      </w:r>
    </w:p>
    <w:p w14:paraId="5F6E9B0C" w14:textId="74452C8B" w:rsidR="00891F3D" w:rsidRDefault="00891F3D" w:rsidP="00891F3D">
      <w:pPr>
        <w:bidi w:val="0"/>
      </w:pPr>
      <w:r w:rsidRPr="00891F3D">
        <w:t xml:space="preserve">A Simulink feature that allows </w:t>
      </w:r>
      <w:r>
        <w:t xml:space="preserve">quasi </w:t>
      </w:r>
      <w:r w:rsidRPr="00891F3D">
        <w:t>real-time communication between a running target (such as the TI C2000 controller hosting SEAL) and the Simulink model on the host computer. External Mode provides parameter tuning and signal monitoring while the target code is executing. It relies on a communication channel (</w:t>
      </w:r>
      <w:r>
        <w:t xml:space="preserve">normally </w:t>
      </w:r>
      <w:r w:rsidRPr="00891F3D">
        <w:t xml:space="preserve">Ethernet </w:t>
      </w:r>
      <w:r>
        <w:t xml:space="preserve">but could be also </w:t>
      </w:r>
      <w:r w:rsidRPr="00891F3D">
        <w:t>UART</w:t>
      </w:r>
      <w:r>
        <w:t xml:space="preserve"> or</w:t>
      </w:r>
      <w:r w:rsidRPr="00891F3D">
        <w:t xml:space="preserve"> CAN) implemented via </w:t>
      </w:r>
      <w:proofErr w:type="gramStart"/>
      <w:r w:rsidRPr="00891F3D">
        <w:t>an</w:t>
      </w:r>
      <w:proofErr w:type="gramEnd"/>
      <w:r w:rsidRPr="00891F3D">
        <w:t xml:space="preserve"> </w:t>
      </w:r>
      <w:proofErr w:type="spellStart"/>
      <w:r w:rsidRPr="00891F3D">
        <w:rPr>
          <w:b/>
          <w:bCs/>
        </w:rPr>
        <w:t>rtiostream</w:t>
      </w:r>
      <w:proofErr w:type="spellEnd"/>
      <w:r w:rsidRPr="00891F3D">
        <w:t xml:space="preserve"> interface.</w:t>
      </w:r>
    </w:p>
    <w:p w14:paraId="2B75F79F" w14:textId="38CCFC96" w:rsidR="00891F3D" w:rsidRPr="00EA6F69" w:rsidRDefault="00E46754" w:rsidP="00891F3D">
      <w:pPr>
        <w:bidi w:val="0"/>
      </w:pPr>
      <w:r>
        <w:lastRenderedPageBreak/>
        <w:t xml:space="preserve">It is a very limited mode: </w:t>
      </w:r>
      <w:r w:rsidR="00891F3D">
        <w:t>The Simulink clock is synchronized to the target</w:t>
      </w:r>
      <w:r>
        <w:t xml:space="preserve"> clock</w:t>
      </w:r>
      <w:r w:rsidR="00891F3D">
        <w:t>.</w:t>
      </w:r>
      <w:r>
        <w:t xml:space="preserve"> Simulink can only deal with one External Mode target, and it doesn’t simulate anything: it just </w:t>
      </w:r>
      <w:proofErr w:type="gramStart"/>
      <w:r>
        <w:t xml:space="preserve">relays </w:t>
      </w:r>
      <w:r w:rsidR="00891F3D">
        <w:t xml:space="preserve"> </w:t>
      </w:r>
      <w:r>
        <w:t>parameters</w:t>
      </w:r>
      <w:proofErr w:type="gramEnd"/>
      <w:r>
        <w:t xml:space="preserve"> and listens </w:t>
      </w:r>
      <w:proofErr w:type="gramStart"/>
      <w:r>
        <w:t>signal</w:t>
      </w:r>
      <w:proofErr w:type="gramEnd"/>
      <w:r>
        <w:t xml:space="preserve"> reports.</w:t>
      </w:r>
    </w:p>
    <w:p w14:paraId="019D2D73" w14:textId="77777777" w:rsidR="005F5D56" w:rsidRPr="00EA6F69" w:rsidRDefault="00000000" w:rsidP="00216E0A">
      <w:pPr>
        <w:bidi w:val="0"/>
      </w:pPr>
      <w:r>
        <w:pict w14:anchorId="3878CBE2">
          <v:rect id="_x0000_i1043" style="width:0;height:1.5pt" o:hrstd="t" o:hr="t" fillcolor="#a0a0a0" stroked="f"/>
        </w:pict>
      </w:r>
    </w:p>
    <w:p w14:paraId="05E5530C" w14:textId="77777777" w:rsidR="005F5D56" w:rsidRPr="00EA6F69" w:rsidRDefault="005F5D56" w:rsidP="00216E0A">
      <w:pPr>
        <w:numPr>
          <w:ilvl w:val="0"/>
          <w:numId w:val="4"/>
        </w:numPr>
        <w:bidi w:val="0"/>
        <w:rPr>
          <w:b/>
          <w:bCs/>
        </w:rPr>
      </w:pPr>
      <w:r w:rsidRPr="00EA6F69">
        <w:rPr>
          <w:b/>
          <w:bCs/>
        </w:rPr>
        <w:t>Function-Call Subsystem</w:t>
      </w:r>
    </w:p>
    <w:p w14:paraId="49AFA4AA" w14:textId="77777777" w:rsidR="005F5D56" w:rsidRPr="00EA6F69" w:rsidRDefault="005F5D56" w:rsidP="00216E0A">
      <w:pPr>
        <w:bidi w:val="0"/>
      </w:pPr>
      <w:r w:rsidRPr="00EA6F69">
        <w:t>A Simulink subsystem block that executes only when explicitly “called” by a function-call signal, instead of running continuously. In a function-export model, the system consists of several such function-call subsystems, each representing a different callable routine (e.g., initialization, cyclic control, communications). In generated code, these become callable C functions.</w:t>
      </w:r>
    </w:p>
    <w:p w14:paraId="724CE0A9" w14:textId="77777777" w:rsidR="005F5D56" w:rsidRPr="00EA6F69" w:rsidRDefault="00000000" w:rsidP="00216E0A">
      <w:pPr>
        <w:bidi w:val="0"/>
      </w:pPr>
      <w:r>
        <w:pict w14:anchorId="0D32766B">
          <v:rect id="_x0000_i1044" style="width:0;height:1.5pt" o:hrstd="t" o:hr="t" fillcolor="#a0a0a0" stroked="f"/>
        </w:pict>
      </w:r>
    </w:p>
    <w:p w14:paraId="0A539840" w14:textId="77777777" w:rsidR="005F5D56" w:rsidRPr="00EA6F69" w:rsidRDefault="005F5D56" w:rsidP="00216E0A">
      <w:pPr>
        <w:numPr>
          <w:ilvl w:val="0"/>
          <w:numId w:val="4"/>
        </w:numPr>
        <w:bidi w:val="0"/>
        <w:rPr>
          <w:b/>
          <w:bCs/>
        </w:rPr>
      </w:pPr>
      <w:r w:rsidRPr="00EA6F69">
        <w:rPr>
          <w:b/>
          <w:bCs/>
        </w:rPr>
        <w:t>Function-Export Model</w:t>
      </w:r>
    </w:p>
    <w:p w14:paraId="4404959C" w14:textId="77777777" w:rsidR="005F5D56" w:rsidRPr="00EA6F69" w:rsidRDefault="005F5D56" w:rsidP="00216E0A">
      <w:pPr>
        <w:bidi w:val="0"/>
      </w:pPr>
      <w:r w:rsidRPr="00EA6F69">
        <w:t xml:space="preserve">A special type of Simulink model for code generation, where the model’s logic is organized into callable entry points rather than continuous execution. Each callable entry point corresponds to a </w:t>
      </w:r>
      <w:r w:rsidRPr="00EA6F69">
        <w:rPr>
          <w:b/>
          <w:bCs/>
        </w:rPr>
        <w:t>function-call subsystem</w:t>
      </w:r>
      <w:r w:rsidRPr="00EA6F69">
        <w:t xml:space="preserve"> in the model, which becomes a callable function in generated code. This structure is essential when the execution order and timing are dictated by an external scheduler, such as the drive controller firmware.</w:t>
      </w:r>
    </w:p>
    <w:p w14:paraId="7EEC4AA6" w14:textId="77777777" w:rsidR="005F5D56" w:rsidRPr="00EA6F69" w:rsidRDefault="00000000" w:rsidP="00216E0A">
      <w:pPr>
        <w:bidi w:val="0"/>
      </w:pPr>
      <w:r>
        <w:pict w14:anchorId="63F5AE20">
          <v:rect id="_x0000_i1045" style="width:0;height:1.5pt" o:hrstd="t" o:hr="t" fillcolor="#a0a0a0" stroked="f"/>
        </w:pict>
      </w:r>
    </w:p>
    <w:p w14:paraId="49F8BF5C" w14:textId="77777777" w:rsidR="005F5D56" w:rsidRPr="00EA6F69" w:rsidRDefault="005F5D56" w:rsidP="00216E0A">
      <w:pPr>
        <w:numPr>
          <w:ilvl w:val="0"/>
          <w:numId w:val="4"/>
        </w:numPr>
        <w:bidi w:val="0"/>
        <w:rPr>
          <w:b/>
          <w:bCs/>
        </w:rPr>
      </w:pPr>
      <w:r w:rsidRPr="00EA6F69">
        <w:rPr>
          <w:b/>
          <w:bCs/>
        </w:rPr>
        <w:t>Harness Model</w:t>
      </w:r>
    </w:p>
    <w:p w14:paraId="66D20C67" w14:textId="77777777" w:rsidR="005F5D56" w:rsidRPr="00EA6F69" w:rsidRDefault="005F5D56" w:rsidP="00216E0A">
      <w:pPr>
        <w:bidi w:val="0"/>
      </w:pPr>
      <w:r w:rsidRPr="00EA6F69">
        <w:t xml:space="preserve">In Simulink, a harness model is a test environment linked to a component model (such as SEAL). It provides inputs, schedules execution, and observes outputs in a controlled setup. In the SEAL environment, the harness model serves as the </w:t>
      </w:r>
      <w:r w:rsidRPr="00EA6F69">
        <w:rPr>
          <w:b/>
          <w:bCs/>
        </w:rPr>
        <w:t>scheduler model</w:t>
      </w:r>
      <w:r w:rsidRPr="00EA6F69">
        <w:t>: it supplies function-call signals to activate SEAL’s subsystems and includes the drive model, thus reproducing in simulation the interactions expected in the deployed system.</w:t>
      </w:r>
    </w:p>
    <w:p w14:paraId="2332BF69" w14:textId="77777777" w:rsidR="005F5D56" w:rsidRPr="00EA6F69" w:rsidRDefault="00000000" w:rsidP="00216E0A">
      <w:pPr>
        <w:bidi w:val="0"/>
      </w:pPr>
      <w:r>
        <w:pict w14:anchorId="6325F7DC">
          <v:rect id="_x0000_i1046" style="width:0;height:1.5pt" o:hrstd="t" o:hr="t" fillcolor="#a0a0a0" stroked="f"/>
        </w:pict>
      </w:r>
    </w:p>
    <w:p w14:paraId="6CE5D983" w14:textId="77777777" w:rsidR="005F5D56" w:rsidRPr="00EA6F69" w:rsidRDefault="005F5D56" w:rsidP="00216E0A">
      <w:pPr>
        <w:numPr>
          <w:ilvl w:val="0"/>
          <w:numId w:val="4"/>
        </w:numPr>
        <w:bidi w:val="0"/>
        <w:rPr>
          <w:b/>
          <w:bCs/>
        </w:rPr>
      </w:pPr>
      <w:proofErr w:type="spellStart"/>
      <w:r w:rsidRPr="00EA6F69">
        <w:rPr>
          <w:b/>
          <w:bCs/>
        </w:rPr>
        <w:t>InitialSetup.m</w:t>
      </w:r>
      <w:proofErr w:type="spellEnd"/>
    </w:p>
    <w:p w14:paraId="48D66389" w14:textId="77777777" w:rsidR="005F5D56" w:rsidRPr="00EA6F69" w:rsidRDefault="005F5D56" w:rsidP="00216E0A">
      <w:pPr>
        <w:bidi w:val="0"/>
      </w:pPr>
      <w:r w:rsidRPr="00EA6F69">
        <w:t>A MATLAB script included with SEAL that performs the initial configuration of the development environment. It sets up paths, parameters, and ensures that Simulink can compile and execute the SEAL model.</w:t>
      </w:r>
    </w:p>
    <w:p w14:paraId="63B55CCD" w14:textId="77777777" w:rsidR="005F5D56" w:rsidRPr="00EA6F69" w:rsidRDefault="00000000" w:rsidP="00216E0A">
      <w:pPr>
        <w:bidi w:val="0"/>
      </w:pPr>
      <w:r>
        <w:pict w14:anchorId="42A2A4E3">
          <v:rect id="_x0000_i1047" style="width:0;height:1.5pt" o:hrstd="t" o:hr="t" fillcolor="#a0a0a0" stroked="f"/>
        </w:pict>
      </w:r>
    </w:p>
    <w:p w14:paraId="3FB6231A" w14:textId="77777777" w:rsidR="005F5D56" w:rsidRPr="00EA6F69" w:rsidRDefault="005F5D56" w:rsidP="00216E0A">
      <w:pPr>
        <w:numPr>
          <w:ilvl w:val="0"/>
          <w:numId w:val="4"/>
        </w:numPr>
        <w:bidi w:val="0"/>
        <w:rPr>
          <w:b/>
          <w:bCs/>
        </w:rPr>
      </w:pPr>
      <w:proofErr w:type="spellStart"/>
      <w:r w:rsidRPr="00EA6F69">
        <w:rPr>
          <w:b/>
          <w:bCs/>
        </w:rPr>
        <w:t>SEALSystemTypes.m</w:t>
      </w:r>
      <w:proofErr w:type="spellEnd"/>
    </w:p>
    <w:p w14:paraId="496D753C" w14:textId="77777777" w:rsidR="005F5D56" w:rsidRPr="00EA6F69" w:rsidRDefault="005F5D56" w:rsidP="00216E0A">
      <w:pPr>
        <w:bidi w:val="0"/>
      </w:pPr>
      <w:r w:rsidRPr="00EA6F69">
        <w:t>A MATLAB file that defines drive-specific control and status data structures. These structures formalize the interface between the SEAL module and the drive model, ensuring alignment between simulation and hardware integration.</w:t>
      </w:r>
    </w:p>
    <w:p w14:paraId="07376201" w14:textId="77777777" w:rsidR="005F5D56" w:rsidRPr="00EA6F69" w:rsidRDefault="00000000" w:rsidP="00216E0A">
      <w:pPr>
        <w:bidi w:val="0"/>
      </w:pPr>
      <w:r>
        <w:pict w14:anchorId="749C7CDE">
          <v:rect id="_x0000_i1048" style="width:0;height:1.5pt" o:hrstd="t" o:hr="t" fillcolor="#a0a0a0" stroked="f"/>
        </w:pict>
      </w:r>
    </w:p>
    <w:p w14:paraId="72B786B8" w14:textId="77777777" w:rsidR="005F5D56" w:rsidRPr="00EA6F69" w:rsidRDefault="005F5D56" w:rsidP="00216E0A">
      <w:pPr>
        <w:numPr>
          <w:ilvl w:val="0"/>
          <w:numId w:val="4"/>
        </w:numPr>
        <w:bidi w:val="0"/>
        <w:rPr>
          <w:b/>
          <w:bCs/>
        </w:rPr>
      </w:pPr>
      <w:r w:rsidRPr="00EA6F69">
        <w:rPr>
          <w:b/>
          <w:bCs/>
        </w:rPr>
        <w:t>Simulink Parameter</w:t>
      </w:r>
    </w:p>
    <w:p w14:paraId="05B83031" w14:textId="77777777" w:rsidR="005F5D56" w:rsidRPr="00EA6F69" w:rsidRDefault="005F5D56" w:rsidP="00216E0A">
      <w:pPr>
        <w:bidi w:val="0"/>
      </w:pPr>
      <w:r w:rsidRPr="00EA6F69">
        <w:lastRenderedPageBreak/>
        <w:t xml:space="preserve">A </w:t>
      </w:r>
      <w:r w:rsidRPr="00EA6F69">
        <w:rPr>
          <w:b/>
          <w:bCs/>
        </w:rPr>
        <w:t>design-time or tunable variable</w:t>
      </w:r>
      <w:r w:rsidRPr="00EA6F69">
        <w:t xml:space="preserve"> that defines constants, coefficients, or thresholds used in a Simulink model (e.g., controller gains, saturation limits). Parameters are static in nature — they configure the system rather than represent changing runtime data.</w:t>
      </w:r>
    </w:p>
    <w:p w14:paraId="061D7849" w14:textId="77777777" w:rsidR="005F5D56" w:rsidRPr="00EA6F69" w:rsidRDefault="005F5D56" w:rsidP="00216E0A">
      <w:pPr>
        <w:bidi w:val="0"/>
      </w:pPr>
      <w:r w:rsidRPr="00EA6F69">
        <w:t xml:space="preserve">In </w:t>
      </w:r>
      <w:r w:rsidRPr="00EA6F69">
        <w:rPr>
          <w:b/>
          <w:bCs/>
        </w:rPr>
        <w:t>Embedded Coder</w:t>
      </w:r>
      <w:r w:rsidRPr="00EA6F69">
        <w:t xml:space="preserve">, parameters map into code depending on their </w:t>
      </w:r>
      <w:r w:rsidRPr="00EA6F69">
        <w:rPr>
          <w:b/>
          <w:bCs/>
        </w:rPr>
        <w:t>storage class</w:t>
      </w:r>
      <w:r w:rsidRPr="00EA6F69">
        <w:t>:</w:t>
      </w:r>
    </w:p>
    <w:p w14:paraId="339C29A4" w14:textId="77777777" w:rsidR="005F5D56" w:rsidRPr="00EA6F69" w:rsidRDefault="005F5D56" w:rsidP="00216E0A">
      <w:pPr>
        <w:numPr>
          <w:ilvl w:val="0"/>
          <w:numId w:val="7"/>
        </w:numPr>
        <w:bidi w:val="0"/>
      </w:pPr>
      <w:r w:rsidRPr="00EA6F69">
        <w:rPr>
          <w:b/>
          <w:bCs/>
        </w:rPr>
        <w:t>Compile-time constants</w:t>
      </w:r>
      <w:r w:rsidRPr="00EA6F69">
        <w:t xml:space="preserve"> → #define macros or const variables.</w:t>
      </w:r>
    </w:p>
    <w:p w14:paraId="08F636FF" w14:textId="77777777" w:rsidR="005F5D56" w:rsidRPr="00EA6F69" w:rsidRDefault="005F5D56" w:rsidP="00216E0A">
      <w:pPr>
        <w:numPr>
          <w:ilvl w:val="0"/>
          <w:numId w:val="7"/>
        </w:numPr>
        <w:bidi w:val="0"/>
      </w:pPr>
      <w:r w:rsidRPr="00EA6F69">
        <w:rPr>
          <w:b/>
          <w:bCs/>
        </w:rPr>
        <w:t>Tunable parameters</w:t>
      </w:r>
      <w:r w:rsidRPr="00EA6F69">
        <w:t xml:space="preserve"> → global variables accessible at runtime.</w:t>
      </w:r>
    </w:p>
    <w:p w14:paraId="68A893E0" w14:textId="77777777" w:rsidR="005F5D56" w:rsidRPr="00EA6F69" w:rsidRDefault="005F5D56" w:rsidP="00216E0A">
      <w:pPr>
        <w:numPr>
          <w:ilvl w:val="0"/>
          <w:numId w:val="7"/>
        </w:numPr>
        <w:bidi w:val="0"/>
      </w:pPr>
      <w:r w:rsidRPr="00EA6F69">
        <w:rPr>
          <w:b/>
          <w:bCs/>
        </w:rPr>
        <w:t>Custom-mapped parameters</w:t>
      </w:r>
      <w:r w:rsidRPr="00EA6F69">
        <w:t xml:space="preserve"> → placed into specific memory sections or calibration layers.</w:t>
      </w:r>
    </w:p>
    <w:p w14:paraId="263DDDE8" w14:textId="77777777" w:rsidR="005F5D56" w:rsidRPr="00EA6F69" w:rsidRDefault="005F5D56" w:rsidP="00216E0A">
      <w:pPr>
        <w:bidi w:val="0"/>
      </w:pPr>
      <w:r w:rsidRPr="00EA6F69">
        <w:t xml:space="preserve">Parameters represent the </w:t>
      </w:r>
      <w:r w:rsidRPr="00EA6F69">
        <w:rPr>
          <w:b/>
          <w:bCs/>
        </w:rPr>
        <w:t>configurable constants</w:t>
      </w:r>
      <w:r w:rsidRPr="00EA6F69">
        <w:t xml:space="preserve"> of the system.</w:t>
      </w:r>
    </w:p>
    <w:p w14:paraId="2E76C57B" w14:textId="77777777" w:rsidR="005F5D56" w:rsidRPr="00EA6F69" w:rsidRDefault="00000000" w:rsidP="00216E0A">
      <w:pPr>
        <w:bidi w:val="0"/>
      </w:pPr>
      <w:r>
        <w:pict w14:anchorId="326F39C6">
          <v:rect id="_x0000_i1049" style="width:0;height:1.5pt" o:hrstd="t" o:hr="t" fillcolor="#a0a0a0" stroked="f"/>
        </w:pict>
      </w:r>
    </w:p>
    <w:p w14:paraId="1D82BC01" w14:textId="77777777" w:rsidR="005F5D56" w:rsidRPr="00EA6F69" w:rsidRDefault="005F5D56" w:rsidP="00216E0A">
      <w:pPr>
        <w:numPr>
          <w:ilvl w:val="0"/>
          <w:numId w:val="4"/>
        </w:numPr>
        <w:bidi w:val="0"/>
        <w:rPr>
          <w:b/>
          <w:bCs/>
        </w:rPr>
      </w:pPr>
      <w:r w:rsidRPr="00EA6F69">
        <w:rPr>
          <w:b/>
          <w:bCs/>
        </w:rPr>
        <w:t>Simulink Signal</w:t>
      </w:r>
    </w:p>
    <w:p w14:paraId="3B732E4E" w14:textId="77777777" w:rsidR="005F5D56" w:rsidRPr="00EA6F69" w:rsidRDefault="005F5D56" w:rsidP="00216E0A">
      <w:pPr>
        <w:bidi w:val="0"/>
      </w:pPr>
      <w:r w:rsidRPr="00EA6F69">
        <w:t xml:space="preserve">A </w:t>
      </w:r>
      <w:r w:rsidRPr="00EA6F69">
        <w:rPr>
          <w:b/>
          <w:bCs/>
        </w:rPr>
        <w:t>runtime entity</w:t>
      </w:r>
      <w:r w:rsidRPr="00EA6F69">
        <w:t xml:space="preserve"> representing values that flow between Simulink blocks (e.g., measured speed, torque, current). Unlike parameters, signals vary with time and represent the dynamic state of the system.</w:t>
      </w:r>
    </w:p>
    <w:p w14:paraId="4CC44C2A" w14:textId="77777777" w:rsidR="005F5D56" w:rsidRPr="00EA6F69" w:rsidRDefault="005F5D56" w:rsidP="00216E0A">
      <w:pPr>
        <w:bidi w:val="0"/>
      </w:pPr>
      <w:r w:rsidRPr="00EA6F69">
        <w:t xml:space="preserve">In </w:t>
      </w:r>
      <w:r w:rsidRPr="00EA6F69">
        <w:rPr>
          <w:b/>
          <w:bCs/>
        </w:rPr>
        <w:t>Embedded Coder</w:t>
      </w:r>
      <w:r w:rsidRPr="00EA6F69">
        <w:t xml:space="preserve">, signals map into code based on their </w:t>
      </w:r>
      <w:r w:rsidRPr="00EA6F69">
        <w:rPr>
          <w:b/>
          <w:bCs/>
        </w:rPr>
        <w:t>storage class</w:t>
      </w:r>
      <w:r w:rsidRPr="00EA6F69">
        <w:t>:</w:t>
      </w:r>
    </w:p>
    <w:p w14:paraId="21AABB54" w14:textId="77777777" w:rsidR="005F5D56" w:rsidRPr="00EA6F69" w:rsidRDefault="005F5D56" w:rsidP="00216E0A">
      <w:pPr>
        <w:numPr>
          <w:ilvl w:val="0"/>
          <w:numId w:val="8"/>
        </w:numPr>
        <w:bidi w:val="0"/>
      </w:pPr>
      <w:r w:rsidRPr="00EA6F69">
        <w:t>As local variables (default).</w:t>
      </w:r>
    </w:p>
    <w:p w14:paraId="2DE157B7" w14:textId="77777777" w:rsidR="005F5D56" w:rsidRPr="00EA6F69" w:rsidRDefault="005F5D56" w:rsidP="00216E0A">
      <w:pPr>
        <w:numPr>
          <w:ilvl w:val="0"/>
          <w:numId w:val="8"/>
        </w:numPr>
        <w:bidi w:val="0"/>
      </w:pPr>
      <w:r w:rsidRPr="00EA6F69">
        <w:t>As global variables for external access or logging.</w:t>
      </w:r>
    </w:p>
    <w:p w14:paraId="38EEC4EC" w14:textId="77777777" w:rsidR="005F5D56" w:rsidRPr="00EA6F69" w:rsidRDefault="005F5D56" w:rsidP="00216E0A">
      <w:pPr>
        <w:numPr>
          <w:ilvl w:val="0"/>
          <w:numId w:val="8"/>
        </w:numPr>
        <w:bidi w:val="0"/>
      </w:pPr>
      <w:r w:rsidRPr="00EA6F69">
        <w:t>As struct fields when defined within a bus.</w:t>
      </w:r>
    </w:p>
    <w:p w14:paraId="3B05697A" w14:textId="77777777" w:rsidR="005F5D56" w:rsidRPr="00EA6F69" w:rsidRDefault="005F5D56" w:rsidP="00216E0A">
      <w:pPr>
        <w:bidi w:val="0"/>
      </w:pPr>
      <w:r w:rsidRPr="00EA6F69">
        <w:t xml:space="preserve">Signals represent the </w:t>
      </w:r>
      <w:r w:rsidRPr="00EA6F69">
        <w:rPr>
          <w:b/>
          <w:bCs/>
        </w:rPr>
        <w:t>time-varying data flow</w:t>
      </w:r>
      <w:r w:rsidRPr="00EA6F69">
        <w:t>, in contrast to parameters, which define fixed or tunable configuration values.</w:t>
      </w:r>
    </w:p>
    <w:p w14:paraId="59AC3BB2" w14:textId="77777777" w:rsidR="005F5D56" w:rsidRPr="00EA6F69" w:rsidRDefault="00000000" w:rsidP="00216E0A">
      <w:pPr>
        <w:bidi w:val="0"/>
      </w:pPr>
      <w:r>
        <w:pict w14:anchorId="700834C6">
          <v:rect id="_x0000_i1050" style="width:0;height:1.5pt" o:hrstd="t" o:hr="t" fillcolor="#a0a0a0" stroked="f"/>
        </w:pict>
      </w:r>
    </w:p>
    <w:p w14:paraId="3F7AF55B" w14:textId="77777777" w:rsidR="005F5D56" w:rsidRPr="00EA6F69" w:rsidRDefault="005F5D56" w:rsidP="00216E0A">
      <w:pPr>
        <w:numPr>
          <w:ilvl w:val="0"/>
          <w:numId w:val="4"/>
        </w:numPr>
        <w:bidi w:val="0"/>
        <w:rPr>
          <w:b/>
          <w:bCs/>
        </w:rPr>
      </w:pPr>
      <w:r w:rsidRPr="00EA6F69">
        <w:rPr>
          <w:b/>
          <w:bCs/>
        </w:rPr>
        <w:t>SLDD (Simulink Data Dictionary)</w:t>
      </w:r>
    </w:p>
    <w:p w14:paraId="6B2367CB" w14:textId="77777777" w:rsidR="005F5D56" w:rsidRPr="00EA6F69" w:rsidRDefault="005F5D56" w:rsidP="00216E0A">
      <w:pPr>
        <w:bidi w:val="0"/>
      </w:pPr>
      <w:r w:rsidRPr="00EA6F69">
        <w:t xml:space="preserve">A </w:t>
      </w:r>
      <w:r w:rsidRPr="00EA6F69">
        <w:rPr>
          <w:b/>
          <w:bCs/>
        </w:rPr>
        <w:t>Simulink Data Dictionary</w:t>
      </w:r>
      <w:r w:rsidRPr="00EA6F69">
        <w:t xml:space="preserve"> is a centralized repository for storing data definitions used by Simulink models. An SLDD ensures consistency, traceability, and version control of all modeling entities.</w:t>
      </w:r>
    </w:p>
    <w:p w14:paraId="4851B861" w14:textId="77777777" w:rsidR="005F5D56" w:rsidRPr="00EA6F69" w:rsidRDefault="005F5D56" w:rsidP="00216E0A">
      <w:pPr>
        <w:bidi w:val="0"/>
      </w:pPr>
      <w:r w:rsidRPr="00EA6F69">
        <w:t>It typically contains:</w:t>
      </w:r>
    </w:p>
    <w:p w14:paraId="021B2ECB" w14:textId="77777777" w:rsidR="005F5D56" w:rsidRPr="00EA6F69" w:rsidRDefault="005F5D56" w:rsidP="00216E0A">
      <w:pPr>
        <w:numPr>
          <w:ilvl w:val="0"/>
          <w:numId w:val="9"/>
        </w:numPr>
        <w:bidi w:val="0"/>
      </w:pPr>
      <w:r w:rsidRPr="00EA6F69">
        <w:t>Parameters with values, types, and storage classes.</w:t>
      </w:r>
    </w:p>
    <w:p w14:paraId="67DED525" w14:textId="77777777" w:rsidR="005F5D56" w:rsidRPr="00EA6F69" w:rsidRDefault="005F5D56" w:rsidP="00216E0A">
      <w:pPr>
        <w:numPr>
          <w:ilvl w:val="0"/>
          <w:numId w:val="9"/>
        </w:numPr>
        <w:bidi w:val="0"/>
      </w:pPr>
      <w:r w:rsidRPr="00EA6F69">
        <w:t>Signal definitions.</w:t>
      </w:r>
    </w:p>
    <w:p w14:paraId="6AA3DD82" w14:textId="77777777" w:rsidR="005F5D56" w:rsidRPr="00EA6F69" w:rsidRDefault="005F5D56" w:rsidP="00216E0A">
      <w:pPr>
        <w:numPr>
          <w:ilvl w:val="0"/>
          <w:numId w:val="9"/>
        </w:numPr>
        <w:bidi w:val="0"/>
      </w:pPr>
      <w:r w:rsidRPr="00EA6F69">
        <w:t>Bus and struct definitions.</w:t>
      </w:r>
    </w:p>
    <w:p w14:paraId="2B75B8BE" w14:textId="77777777" w:rsidR="005F5D56" w:rsidRPr="00EA6F69" w:rsidRDefault="005F5D56" w:rsidP="00216E0A">
      <w:pPr>
        <w:numPr>
          <w:ilvl w:val="0"/>
          <w:numId w:val="9"/>
        </w:numPr>
        <w:bidi w:val="0"/>
      </w:pPr>
      <w:r w:rsidRPr="00EA6F69">
        <w:t>Enumerations and data types.</w:t>
      </w:r>
    </w:p>
    <w:p w14:paraId="5E3D15CE" w14:textId="77777777" w:rsidR="005F5D56" w:rsidRPr="00EA6F69" w:rsidRDefault="005F5D56" w:rsidP="00216E0A">
      <w:pPr>
        <w:bidi w:val="0"/>
      </w:pPr>
      <w:r w:rsidRPr="00EA6F69">
        <w:t>In Embedded Coder workflows, the SLDD is the backbone of large projects, ensuring that multiple models share a consistent definition of data and interfaces.</w:t>
      </w:r>
    </w:p>
    <w:p w14:paraId="687A764C" w14:textId="77777777" w:rsidR="005F5D56" w:rsidRPr="00EA6F69" w:rsidRDefault="00000000" w:rsidP="00216E0A">
      <w:pPr>
        <w:bidi w:val="0"/>
      </w:pPr>
      <w:r>
        <w:pict w14:anchorId="05DD7397">
          <v:rect id="_x0000_i1051" style="width:0;height:1.5pt" o:hrstd="t" o:hr="t" fillcolor="#a0a0a0" stroked="f"/>
        </w:pict>
      </w:r>
    </w:p>
    <w:p w14:paraId="3D19221E" w14:textId="77777777" w:rsidR="005F5D56" w:rsidRPr="00EA6F69" w:rsidRDefault="005F5D56" w:rsidP="00216E0A">
      <w:pPr>
        <w:numPr>
          <w:ilvl w:val="0"/>
          <w:numId w:val="4"/>
        </w:numPr>
        <w:bidi w:val="0"/>
        <w:rPr>
          <w:b/>
          <w:bCs/>
        </w:rPr>
      </w:pPr>
      <w:proofErr w:type="spellStart"/>
      <w:r w:rsidRPr="00EA6F69">
        <w:rPr>
          <w:b/>
          <w:bCs/>
        </w:rPr>
        <w:t>SolFlow</w:t>
      </w:r>
      <w:proofErr w:type="spellEnd"/>
    </w:p>
    <w:p w14:paraId="083EB0F1" w14:textId="77777777" w:rsidR="005F5D56" w:rsidRPr="00EA6F69" w:rsidRDefault="005F5D56" w:rsidP="00216E0A">
      <w:pPr>
        <w:bidi w:val="0"/>
      </w:pPr>
      <w:r w:rsidRPr="00EA6F69">
        <w:lastRenderedPageBreak/>
        <w:t xml:space="preserve">The GFT development environment that supervises SEAL integration. </w:t>
      </w:r>
      <w:proofErr w:type="spellStart"/>
      <w:r w:rsidRPr="00EA6F69">
        <w:t>SolFlow</w:t>
      </w:r>
      <w:proofErr w:type="spellEnd"/>
      <w:r w:rsidRPr="00EA6F69">
        <w:t xml:space="preserve"> interrogates the drive model and revision, delivers the correct interface definitions and simulation models to Simulink, and manages build and download via the TI toolchain. It also maintains version control of the generated SEAL code, ensuring traceability.</w:t>
      </w:r>
    </w:p>
    <w:p w14:paraId="6816D16F" w14:textId="77777777" w:rsidR="005F5D56" w:rsidRPr="00EA6F69" w:rsidRDefault="00000000" w:rsidP="00216E0A">
      <w:pPr>
        <w:bidi w:val="0"/>
      </w:pPr>
      <w:r>
        <w:pict w14:anchorId="1BA80B73">
          <v:rect id="_x0000_i1052" style="width:0;height:1.5pt" o:hrstd="t" o:hr="t" fillcolor="#a0a0a0" stroked="f"/>
        </w:pict>
      </w:r>
    </w:p>
    <w:p w14:paraId="4E6D7EE4" w14:textId="77777777" w:rsidR="005F5D56" w:rsidRPr="00EA6F69" w:rsidRDefault="005F5D56" w:rsidP="00216E0A">
      <w:pPr>
        <w:numPr>
          <w:ilvl w:val="0"/>
          <w:numId w:val="4"/>
        </w:numPr>
        <w:bidi w:val="0"/>
        <w:rPr>
          <w:b/>
          <w:bCs/>
        </w:rPr>
      </w:pPr>
      <w:r w:rsidRPr="00EA6F69">
        <w:rPr>
          <w:b/>
          <w:bCs/>
        </w:rPr>
        <w:t>Storage Class</w:t>
      </w:r>
    </w:p>
    <w:p w14:paraId="59A9DC6D" w14:textId="77777777" w:rsidR="005F5D56" w:rsidRPr="00EA6F69" w:rsidRDefault="005F5D56" w:rsidP="00216E0A">
      <w:pPr>
        <w:bidi w:val="0"/>
      </w:pPr>
      <w:r w:rsidRPr="00EA6F69">
        <w:t xml:space="preserve">In </w:t>
      </w:r>
      <w:r w:rsidRPr="00EA6F69">
        <w:rPr>
          <w:b/>
          <w:bCs/>
        </w:rPr>
        <w:t>Embedded Coder</w:t>
      </w:r>
      <w:r w:rsidRPr="00EA6F69">
        <w:t>, the storage class of a data object (signal, parameter, or bus) determines how it is represented in generated C code. It controls:</w:t>
      </w:r>
    </w:p>
    <w:p w14:paraId="647A1524" w14:textId="77777777" w:rsidR="005F5D56" w:rsidRPr="00EA6F69" w:rsidRDefault="005F5D56" w:rsidP="00216E0A">
      <w:pPr>
        <w:numPr>
          <w:ilvl w:val="0"/>
          <w:numId w:val="10"/>
        </w:numPr>
        <w:bidi w:val="0"/>
      </w:pPr>
      <w:r w:rsidRPr="00EA6F69">
        <w:rPr>
          <w:b/>
          <w:bCs/>
        </w:rPr>
        <w:t>Scope</w:t>
      </w:r>
      <w:r w:rsidRPr="00EA6F69">
        <w:t xml:space="preserve"> – local, global, or externally defined.</w:t>
      </w:r>
    </w:p>
    <w:p w14:paraId="3A89F439" w14:textId="77777777" w:rsidR="005F5D56" w:rsidRPr="00EA6F69" w:rsidRDefault="005F5D56" w:rsidP="00216E0A">
      <w:pPr>
        <w:numPr>
          <w:ilvl w:val="0"/>
          <w:numId w:val="10"/>
        </w:numPr>
        <w:bidi w:val="0"/>
      </w:pPr>
      <w:r w:rsidRPr="00EA6F69">
        <w:rPr>
          <w:b/>
          <w:bCs/>
        </w:rPr>
        <w:t>Representation</w:t>
      </w:r>
      <w:r w:rsidRPr="00EA6F69">
        <w:t xml:space="preserve"> – macro, const, RAM variable, or struct field.</w:t>
      </w:r>
    </w:p>
    <w:p w14:paraId="596B08FF" w14:textId="77777777" w:rsidR="005F5D56" w:rsidRPr="00EA6F69" w:rsidRDefault="005F5D56" w:rsidP="00216E0A">
      <w:pPr>
        <w:numPr>
          <w:ilvl w:val="0"/>
          <w:numId w:val="10"/>
        </w:numPr>
        <w:bidi w:val="0"/>
      </w:pPr>
      <w:r w:rsidRPr="00EA6F69">
        <w:rPr>
          <w:b/>
          <w:bCs/>
        </w:rPr>
        <w:t>Integration</w:t>
      </w:r>
      <w:r w:rsidRPr="00EA6F69">
        <w:t xml:space="preserve"> – placement in memory sections, linkage to calibration systems, or adherence to coding standards.</w:t>
      </w:r>
    </w:p>
    <w:p w14:paraId="7A44F3C1" w14:textId="77777777" w:rsidR="005F5D56" w:rsidRPr="00EA6F69" w:rsidRDefault="005F5D56" w:rsidP="00216E0A">
      <w:pPr>
        <w:bidi w:val="0"/>
      </w:pPr>
      <w:r w:rsidRPr="00EA6F69">
        <w:t>Storage class is the primary mechanism for aligning generated code with project coding guidelines and hardware integration needs.</w:t>
      </w:r>
    </w:p>
    <w:p w14:paraId="42481A24" w14:textId="77777777" w:rsidR="005F5D56" w:rsidRPr="00EA6F69" w:rsidRDefault="00000000" w:rsidP="00216E0A">
      <w:pPr>
        <w:bidi w:val="0"/>
      </w:pPr>
      <w:r>
        <w:pict w14:anchorId="18CBF8F8">
          <v:rect id="_x0000_i1053" style="width:0;height:1.5pt" o:hrstd="t" o:hr="t" fillcolor="#a0a0a0" stroked="f"/>
        </w:pict>
      </w:r>
    </w:p>
    <w:p w14:paraId="631FA7A0" w14:textId="77777777" w:rsidR="005F5D56" w:rsidRPr="00EA6F69" w:rsidRDefault="005F5D56" w:rsidP="00216E0A">
      <w:pPr>
        <w:numPr>
          <w:ilvl w:val="0"/>
          <w:numId w:val="4"/>
        </w:numPr>
        <w:bidi w:val="0"/>
        <w:rPr>
          <w:b/>
          <w:bCs/>
        </w:rPr>
      </w:pPr>
      <w:r w:rsidRPr="00EA6F69">
        <w:rPr>
          <w:b/>
          <w:bCs/>
        </w:rPr>
        <w:t>User Definition Script</w:t>
      </w:r>
    </w:p>
    <w:p w14:paraId="6D3B82C0" w14:textId="7A44B369" w:rsidR="00172981" w:rsidRPr="00EA6F69" w:rsidRDefault="005F5D56" w:rsidP="00216E0A">
      <w:pPr>
        <w:bidi w:val="0"/>
      </w:pPr>
      <w:r w:rsidRPr="00EA6F69">
        <w:t>A MATLAB script provided by the user to extend SEAL with application-specific structures and variables. It defines the data required by proprietary algorithms. Working examples are supplied to help users create their own definition files.</w:t>
      </w:r>
    </w:p>
    <w:p w14:paraId="31D542B8" w14:textId="12F4D9FA" w:rsidR="000E692F" w:rsidRPr="00EA6F69" w:rsidRDefault="000E692F" w:rsidP="00216E0A">
      <w:pPr>
        <w:pStyle w:val="Heading1"/>
        <w:pageBreakBefore/>
        <w:bidi w:val="0"/>
        <w:jc w:val="left"/>
      </w:pPr>
      <w:bookmarkStart w:id="142" w:name="_Toc206913455"/>
      <w:bookmarkStart w:id="143" w:name="_Toc206915193"/>
      <w:bookmarkStart w:id="144" w:name="_Toc208134078"/>
      <w:r w:rsidRPr="00EA6F69">
        <w:lastRenderedPageBreak/>
        <w:t>Appendix: Fixed tables and mappings</w:t>
      </w:r>
      <w:bookmarkEnd w:id="142"/>
      <w:bookmarkEnd w:id="143"/>
      <w:bookmarkEnd w:id="144"/>
    </w:p>
    <w:p w14:paraId="7E53DD82" w14:textId="4C876A76" w:rsidR="000E692F" w:rsidRDefault="004C7B86" w:rsidP="00216E0A">
      <w:pPr>
        <w:bidi w:val="0"/>
      </w:pPr>
      <w:r>
        <w:t>The following address tables serve as fix location to communicate between SEAL and its host scheduler in Core 2.</w:t>
      </w:r>
    </w:p>
    <w:p w14:paraId="233FF0B6" w14:textId="77777777" w:rsidR="004C7B86" w:rsidRDefault="004C7B86" w:rsidP="004C7B86">
      <w:pPr>
        <w:bidi w:val="0"/>
      </w:pPr>
    </w:p>
    <w:p w14:paraId="4D93682A" w14:textId="77777777" w:rsidR="00A17B52" w:rsidRDefault="00A17B52" w:rsidP="00A17B52">
      <w:pPr>
        <w:bidi w:val="0"/>
      </w:pPr>
    </w:p>
    <w:p w14:paraId="3151AF92" w14:textId="77777777" w:rsidR="00841508" w:rsidRDefault="00841508" w:rsidP="00AC223A">
      <w:pPr>
        <w:pStyle w:val="Heading1"/>
        <w:bidi w:val="0"/>
        <w:jc w:val="left"/>
      </w:pPr>
      <w:bookmarkStart w:id="145" w:name="_Toc208134079"/>
      <w:r>
        <w:t>Practice</w:t>
      </w:r>
    </w:p>
    <w:p w14:paraId="25C94291" w14:textId="77777777" w:rsidR="008F002F" w:rsidRDefault="008F002F" w:rsidP="00841508">
      <w:pPr>
        <w:pStyle w:val="Heading2"/>
        <w:bidi w:val="0"/>
      </w:pPr>
      <w:r>
        <w:t>List of functions for the user’s benefit</w:t>
      </w:r>
    </w:p>
    <w:p w14:paraId="350B75F0" w14:textId="77777777" w:rsidR="008F002F" w:rsidRPr="008F002F" w:rsidRDefault="008F002F" w:rsidP="008F002F">
      <w:pPr>
        <w:bidi w:val="0"/>
        <w:spacing w:after="0" w:line="240" w:lineRule="auto"/>
        <w:rPr>
          <w:rFonts w:ascii="Consolas" w:eastAsia="Times New Roman" w:hAnsi="Consolas" w:cs="Times New Roman"/>
          <w:sz w:val="20"/>
          <w:szCs w:val="20"/>
        </w:rPr>
      </w:pPr>
      <w:r w:rsidRPr="008F002F">
        <w:rPr>
          <w:rFonts w:ascii="Consolas" w:eastAsia="Times New Roman" w:hAnsi="Consolas" w:cs="Times New Roman"/>
          <w:color w:val="0E00FF"/>
          <w:sz w:val="20"/>
          <w:szCs w:val="20"/>
        </w:rPr>
        <w:t xml:space="preserve">function </w:t>
      </w:r>
      <w:proofErr w:type="gramStart"/>
      <w:r w:rsidRPr="008F002F">
        <w:rPr>
          <w:rFonts w:ascii="Consolas" w:eastAsia="Times New Roman" w:hAnsi="Consolas" w:cs="Times New Roman"/>
          <w:sz w:val="20"/>
          <w:szCs w:val="20"/>
        </w:rPr>
        <w:t>CreateProtectedBus(DesignDataSection,busName</w:t>
      </w:r>
      <w:proofErr w:type="gramEnd"/>
      <w:r w:rsidRPr="008F002F">
        <w:rPr>
          <w:rFonts w:ascii="Consolas" w:eastAsia="Times New Roman" w:hAnsi="Consolas" w:cs="Times New Roman"/>
          <w:sz w:val="20"/>
          <w:szCs w:val="20"/>
        </w:rPr>
        <w:t>,</w:t>
      </w:r>
      <w:proofErr w:type="gramStart"/>
      <w:r w:rsidRPr="008F002F">
        <w:rPr>
          <w:rFonts w:ascii="Consolas" w:eastAsia="Times New Roman" w:hAnsi="Consolas" w:cs="Times New Roman"/>
          <w:sz w:val="20"/>
          <w:szCs w:val="20"/>
        </w:rPr>
        <w:t>DataStoreName,IsProtected</w:t>
      </w:r>
      <w:proofErr w:type="gramEnd"/>
      <w:r w:rsidRPr="008F002F">
        <w:rPr>
          <w:rFonts w:ascii="Consolas" w:eastAsia="Times New Roman" w:hAnsi="Consolas" w:cs="Times New Roman"/>
          <w:sz w:val="20"/>
          <w:szCs w:val="20"/>
        </w:rPr>
        <w:t>,</w:t>
      </w:r>
      <w:proofErr w:type="gramStart"/>
      <w:r w:rsidRPr="008F002F">
        <w:rPr>
          <w:rFonts w:ascii="Consolas" w:eastAsia="Times New Roman" w:hAnsi="Consolas" w:cs="Times New Roman"/>
          <w:sz w:val="20"/>
          <w:szCs w:val="20"/>
        </w:rPr>
        <w:t>InitName,InitValue</w:t>
      </w:r>
      <w:proofErr w:type="gramEnd"/>
      <w:r w:rsidRPr="008F002F">
        <w:rPr>
          <w:rFonts w:ascii="Consolas" w:eastAsia="Times New Roman" w:hAnsi="Consolas" w:cs="Times New Roman"/>
          <w:sz w:val="20"/>
          <w:szCs w:val="20"/>
        </w:rPr>
        <w:t xml:space="preserve">,Description)  </w:t>
      </w:r>
    </w:p>
    <w:p w14:paraId="13B85A0C" w14:textId="77777777" w:rsidR="008F002F" w:rsidRDefault="008F002F" w:rsidP="008F002F">
      <w:pPr>
        <w:bidi w:val="0"/>
        <w:spacing w:after="0" w:line="240" w:lineRule="auto"/>
        <w:rPr>
          <w:rFonts w:ascii="Consolas" w:eastAsia="Times New Roman" w:hAnsi="Consolas" w:cs="Times New Roman"/>
          <w:sz w:val="20"/>
          <w:szCs w:val="20"/>
        </w:rPr>
      </w:pPr>
    </w:p>
    <w:p w14:paraId="22633A61" w14:textId="77777777" w:rsidR="00841508" w:rsidRDefault="00841508" w:rsidP="00841508">
      <w:pPr>
        <w:pStyle w:val="Heading2"/>
        <w:bidi w:val="0"/>
        <w:rPr>
          <w:rFonts w:eastAsia="Times New Roman"/>
        </w:rPr>
      </w:pPr>
      <w:r>
        <w:rPr>
          <w:rFonts w:eastAsia="Times New Roman"/>
        </w:rPr>
        <w:t>Caveats</w:t>
      </w:r>
    </w:p>
    <w:p w14:paraId="53C361AC" w14:textId="77777777" w:rsidR="00841508" w:rsidRPr="008F002F" w:rsidRDefault="00841508" w:rsidP="00841508">
      <w:pPr>
        <w:bidi w:val="0"/>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Do not use nested bus with </w:t>
      </w:r>
      <w:proofErr w:type="spellStart"/>
      <w:r w:rsidRPr="008F002F">
        <w:rPr>
          <w:rFonts w:ascii="Consolas" w:eastAsia="Times New Roman" w:hAnsi="Consolas" w:cs="Times New Roman"/>
          <w:sz w:val="20"/>
          <w:szCs w:val="20"/>
        </w:rPr>
        <w:t>CreateProtectedBus</w:t>
      </w:r>
      <w:proofErr w:type="spellEnd"/>
    </w:p>
    <w:p w14:paraId="0986D370" w14:textId="77777777" w:rsidR="008F002F" w:rsidRDefault="00FF2891" w:rsidP="008F002F">
      <w:pPr>
        <w:bidi w:val="0"/>
      </w:pPr>
      <w:r>
        <w:t>Do not use very long bus</w:t>
      </w:r>
    </w:p>
    <w:p w14:paraId="146A1BE6" w14:textId="77777777" w:rsidR="00F81546" w:rsidRDefault="00F81546" w:rsidP="00F81546">
      <w:pPr>
        <w:bidi w:val="0"/>
      </w:pPr>
    </w:p>
    <w:p w14:paraId="45BD0079" w14:textId="77777777" w:rsidR="00F81546" w:rsidRPr="008F002F" w:rsidRDefault="00F81546" w:rsidP="00F81546">
      <w:pPr>
        <w:bidi w:val="0"/>
      </w:pPr>
      <w:r>
        <w:t xml:space="preserve">Beware of the </w:t>
      </w:r>
      <w:proofErr w:type="spellStart"/>
      <w:r>
        <w:t>uint</w:t>
      </w:r>
      <w:proofErr w:type="spellEnd"/>
      <w:r>
        <w:t xml:space="preserve"> </w:t>
      </w:r>
      <w:proofErr w:type="spellStart"/>
      <w:r>
        <w:t>yupes</w:t>
      </w:r>
      <w:proofErr w:type="spellEnd"/>
      <w:r>
        <w:t xml:space="preserve"> (roll over properties) </w:t>
      </w:r>
    </w:p>
    <w:p w14:paraId="1FC22A54" w14:textId="1D16E2FB" w:rsidR="00A17B52" w:rsidRDefault="00A17B52" w:rsidP="00AC223A">
      <w:pPr>
        <w:pStyle w:val="Heading1"/>
        <w:bidi w:val="0"/>
        <w:jc w:val="left"/>
      </w:pPr>
      <w:r>
        <w:t>Todo:</w:t>
      </w:r>
      <w:bookmarkEnd w:id="145"/>
      <w:r>
        <w:t xml:space="preserve"> </w:t>
      </w:r>
    </w:p>
    <w:p w14:paraId="4DF948BF" w14:textId="4E9BF4A9" w:rsidR="00A17B52" w:rsidRDefault="00A17B52" w:rsidP="00A17B52">
      <w:pPr>
        <w:bidi w:val="0"/>
      </w:pPr>
      <w:r>
        <w:t>Watch that function names do not use reserved keywords</w:t>
      </w:r>
    </w:p>
    <w:p w14:paraId="40C3E451" w14:textId="77777777" w:rsidR="00AC223A" w:rsidRDefault="00AC223A" w:rsidP="00AC223A">
      <w:pPr>
        <w:bidi w:val="0"/>
      </w:pPr>
    </w:p>
    <w:p w14:paraId="3BAD4877" w14:textId="0332FBA6" w:rsidR="00AC223A" w:rsidRDefault="00AC223A" w:rsidP="00AC223A">
      <w:pPr>
        <w:bidi w:val="0"/>
      </w:pPr>
      <w:r>
        <w:t>Pass CAN / UART data to Idle Loop routines</w:t>
      </w:r>
    </w:p>
    <w:p w14:paraId="749B5853" w14:textId="77777777" w:rsidR="00857FF8" w:rsidRDefault="00857FF8" w:rsidP="00AC223A">
      <w:pPr>
        <w:bidi w:val="0"/>
      </w:pPr>
    </w:p>
    <w:p w14:paraId="0698564D" w14:textId="77777777" w:rsidR="00857FF8" w:rsidRDefault="00857FF8" w:rsidP="00857FF8">
      <w:pPr>
        <w:bidi w:val="0"/>
      </w:pPr>
      <w:r>
        <w:t xml:space="preserve">Analyze protected </w:t>
      </w:r>
      <w:proofErr w:type="gramStart"/>
      <w:r>
        <w:t>structs</w:t>
      </w:r>
      <w:proofErr w:type="gramEnd"/>
      <w:r>
        <w:t>, prep BG (double) versions.</w:t>
      </w:r>
    </w:p>
    <w:p w14:paraId="1D337C0D" w14:textId="77777777" w:rsidR="00857FF8" w:rsidRDefault="00857FF8" w:rsidP="00857FF8">
      <w:pPr>
        <w:bidi w:val="0"/>
      </w:pPr>
      <w:r>
        <w:t>Dirty markers + Dirty copiers</w:t>
      </w:r>
    </w:p>
    <w:p w14:paraId="0367AA98" w14:textId="5B2ABB6A" w:rsidR="00AC223A" w:rsidRDefault="00857FF8" w:rsidP="00AC223A">
      <w:pPr>
        <w:bidi w:val="0"/>
      </w:pPr>
      <w:r>
        <w:t xml:space="preserve">Analyze BG functions that call protected </w:t>
      </w:r>
      <w:proofErr w:type="gramStart"/>
      <w:r>
        <w:t>structs</w:t>
      </w:r>
      <w:proofErr w:type="gramEnd"/>
      <w:r>
        <w:t>, implement for them routines for protection</w:t>
      </w:r>
    </w:p>
    <w:p w14:paraId="4897041A" w14:textId="77777777" w:rsidR="00AC223A" w:rsidRDefault="00AC223A" w:rsidP="00AC223A">
      <w:pPr>
        <w:bidi w:val="0"/>
      </w:pPr>
    </w:p>
    <w:p w14:paraId="0385922D" w14:textId="20848238" w:rsidR="00573CE1" w:rsidRDefault="00573CE1" w:rsidP="00573CE1">
      <w:pPr>
        <w:bidi w:val="0"/>
      </w:pPr>
      <w:proofErr w:type="spellStart"/>
      <w:r w:rsidRPr="00573CE1">
        <w:rPr>
          <w:b/>
          <w:bCs/>
        </w:rPr>
        <w:t>SetupEmpty</w:t>
      </w:r>
      <w:proofErr w:type="spellEnd"/>
    </w:p>
    <w:p w14:paraId="4E722E91" w14:textId="7A301CC9" w:rsidR="00F270ED" w:rsidRDefault="00F270ED" w:rsidP="00F270ED">
      <w:pPr>
        <w:bidi w:val="0"/>
      </w:pPr>
      <w:proofErr w:type="gramStart"/>
      <w:r>
        <w:t>Checks :</w:t>
      </w:r>
      <w:proofErr w:type="gramEnd"/>
      <w:r>
        <w:t xml:space="preserve"> </w:t>
      </w:r>
    </w:p>
    <w:p w14:paraId="35F45C40" w14:textId="5F664B9F" w:rsidR="00F270ED" w:rsidRDefault="00F270ED" w:rsidP="00F270ED">
      <w:pPr>
        <w:bidi w:val="0"/>
      </w:pPr>
      <w:r w:rsidRPr="00F270ED">
        <w:t>C:\Projects\SEAL\Hfile2String\HfileAsString</w:t>
      </w:r>
    </w:p>
    <w:p w14:paraId="2D10CC32" w14:textId="104B75CD" w:rsidR="00F270ED" w:rsidRDefault="00F270ED" w:rsidP="00F270ED">
      <w:pPr>
        <w:bidi w:val="0"/>
      </w:pPr>
      <w:r>
        <w:t xml:space="preserve">Compare the H files in the target to the H file internal </w:t>
      </w:r>
    </w:p>
    <w:p w14:paraId="388A0BAA" w14:textId="46C94EAF" w:rsidR="00F270ED" w:rsidRDefault="00F270ED" w:rsidP="00F270ED">
      <w:pPr>
        <w:bidi w:val="0"/>
      </w:pPr>
      <w:r>
        <w:t xml:space="preserve">Report Target contents on communication </w:t>
      </w:r>
    </w:p>
    <w:p w14:paraId="729AE40D" w14:textId="77777777" w:rsidR="00F270ED" w:rsidRDefault="00F270ED" w:rsidP="00F270ED">
      <w:pPr>
        <w:bidi w:val="0"/>
      </w:pPr>
    </w:p>
    <w:p w14:paraId="4D6165D7" w14:textId="7F46B478" w:rsidR="00F270ED" w:rsidRDefault="00F270ED" w:rsidP="00F270ED">
      <w:pPr>
        <w:bidi w:val="0"/>
      </w:pPr>
      <w:r>
        <w:t xml:space="preserve">A routine was written </w:t>
      </w:r>
    </w:p>
    <w:p w14:paraId="2D6D3C95" w14:textId="28921E53" w:rsidR="003C0D8E" w:rsidRDefault="00AC223A" w:rsidP="003C0D8E">
      <w:pPr>
        <w:bidi w:val="0"/>
      </w:pPr>
      <w:r>
        <w:t xml:space="preserve">Document: </w:t>
      </w:r>
    </w:p>
    <w:p w14:paraId="2A7FB0C6" w14:textId="691DC5BE" w:rsidR="00F270ED" w:rsidRDefault="00F270ED" w:rsidP="00F270ED">
      <w:pPr>
        <w:bidi w:val="0"/>
      </w:pPr>
      <w:r>
        <w:lastRenderedPageBreak/>
        <w:t xml:space="preserve">How </w:t>
      </w:r>
      <w:proofErr w:type="spellStart"/>
      <w:r>
        <w:t>SolFlow</w:t>
      </w:r>
      <w:proofErr w:type="spellEnd"/>
      <w:r>
        <w:t xml:space="preserve"> decides drive and associated SEAL environment </w:t>
      </w:r>
    </w:p>
    <w:p w14:paraId="4DD93A52" w14:textId="310BF366" w:rsidR="00AC223A" w:rsidRDefault="00AC223A" w:rsidP="00AC223A">
      <w:pPr>
        <w:bidi w:val="0"/>
      </w:pPr>
      <w:r>
        <w:t>Harness interfaces for passing CAN and UART data</w:t>
      </w:r>
    </w:p>
    <w:p w14:paraId="3F22A588" w14:textId="7F38B899" w:rsidR="003C0D8E" w:rsidRDefault="003C0D8E" w:rsidP="003C0D8E">
      <w:pPr>
        <w:bidi w:val="0"/>
      </w:pPr>
      <w:r>
        <w:t>Debugging instructions</w:t>
      </w:r>
    </w:p>
    <w:p w14:paraId="1B60CD9D" w14:textId="77777777" w:rsidR="00F270ED" w:rsidRDefault="00F270ED" w:rsidP="00F270ED">
      <w:pPr>
        <w:bidi w:val="0"/>
      </w:pPr>
    </w:p>
    <w:p w14:paraId="40DDBEA9" w14:textId="303B5CC5" w:rsidR="00F270ED" w:rsidRDefault="00F270ED" w:rsidP="00F270ED">
      <w:pPr>
        <w:bidi w:val="0"/>
      </w:pPr>
      <w:r>
        <w:t>Models</w:t>
      </w:r>
    </w:p>
    <w:p w14:paraId="14879B7B" w14:textId="4A11CACD" w:rsidR="00F270ED" w:rsidRDefault="00F270ED" w:rsidP="00F270ED">
      <w:pPr>
        <w:bidi w:val="0"/>
      </w:pPr>
      <w:r>
        <w:t xml:space="preserve">Harness model </w:t>
      </w:r>
    </w:p>
    <w:p w14:paraId="70C3DD77" w14:textId="02EA67DD" w:rsidR="00F270ED" w:rsidRDefault="00F270ED" w:rsidP="00F270ED">
      <w:pPr>
        <w:bidi w:val="0"/>
      </w:pPr>
      <w:r>
        <w:t xml:space="preserve">Drive model </w:t>
      </w:r>
    </w:p>
    <w:p w14:paraId="38205F62" w14:textId="77777777" w:rsidR="00794BFD" w:rsidRDefault="00794BFD" w:rsidP="00794BFD">
      <w:pPr>
        <w:bidi w:val="0"/>
      </w:pPr>
    </w:p>
    <w:p w14:paraId="60223DD4" w14:textId="6409AB3B" w:rsidR="00794BFD" w:rsidRDefault="00794BFD" w:rsidP="00794BFD">
      <w:pPr>
        <w:bidi w:val="0"/>
      </w:pPr>
      <w:r>
        <w:t xml:space="preserve">Gross Level </w:t>
      </w:r>
    </w:p>
    <w:p w14:paraId="71425A80" w14:textId="36F41503" w:rsidR="00794BFD" w:rsidRDefault="00794BFD" w:rsidP="00794BFD">
      <w:pPr>
        <w:bidi w:val="0"/>
      </w:pPr>
      <w:r>
        <w:t xml:space="preserve">Communication interfaces are actual HW. SEAL has its own </w:t>
      </w:r>
      <w:proofErr w:type="gramStart"/>
      <w:r>
        <w:t>core 2</w:t>
      </w:r>
      <w:proofErr w:type="gramEnd"/>
      <w:r>
        <w:t xml:space="preserve"> services both for CAN and for UART. When seal has them, CPU2 has granted permission to use different interfaces. It will use UART directly, </w:t>
      </w:r>
      <w:r w:rsidRPr="00794BFD">
        <w:rPr>
          <w:b/>
          <w:bCs/>
          <w:u w:val="single"/>
        </w:rPr>
        <w:t>CAN will have routing to second CAN device!</w:t>
      </w:r>
    </w:p>
    <w:p w14:paraId="0198B4BE" w14:textId="77777777" w:rsidR="00AC67D8" w:rsidRDefault="00AC67D8" w:rsidP="00AC67D8">
      <w:pPr>
        <w:bidi w:val="0"/>
      </w:pPr>
    </w:p>
    <w:p w14:paraId="6075F3F3" w14:textId="1EDB12D1" w:rsidR="00AC67D8" w:rsidRPr="00EA6F69" w:rsidRDefault="00AC67D8" w:rsidP="00AC67D8">
      <w:pPr>
        <w:bidi w:val="0"/>
      </w:pPr>
      <w:r>
        <w:t>Set communication interfaces to pointers</w:t>
      </w:r>
      <w:r w:rsidR="00F97BD3">
        <w:t xml:space="preserve">, and allocate them in the HOST so communication buffers are hosted (for DLOAD) </w:t>
      </w:r>
    </w:p>
    <w:sectPr w:rsidR="00AC67D8" w:rsidRPr="00EA6F69" w:rsidSect="008C2E0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1" style="width:0;height:1.5pt" o:hralign="center" o:bullet="t" o:hrstd="t" o:hr="t" fillcolor="#a0a0a0" stroked="f"/>
    </w:pict>
  </w:numPicBullet>
  <w:abstractNum w:abstractNumId="0" w15:restartNumberingAfterBreak="0">
    <w:nsid w:val="00E87BBA"/>
    <w:multiLevelType w:val="multilevel"/>
    <w:tmpl w:val="BD3A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A2B03"/>
    <w:multiLevelType w:val="multilevel"/>
    <w:tmpl w:val="7DC8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B2303"/>
    <w:multiLevelType w:val="multilevel"/>
    <w:tmpl w:val="D974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9631E"/>
    <w:multiLevelType w:val="multilevel"/>
    <w:tmpl w:val="A54C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A4AEF"/>
    <w:multiLevelType w:val="multilevel"/>
    <w:tmpl w:val="00E6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D3B42"/>
    <w:multiLevelType w:val="multilevel"/>
    <w:tmpl w:val="0D06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56FA4"/>
    <w:multiLevelType w:val="multilevel"/>
    <w:tmpl w:val="5FE8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E2B70"/>
    <w:multiLevelType w:val="multilevel"/>
    <w:tmpl w:val="347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D2886"/>
    <w:multiLevelType w:val="multilevel"/>
    <w:tmpl w:val="A24E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70555"/>
    <w:multiLevelType w:val="multilevel"/>
    <w:tmpl w:val="84F4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36577"/>
    <w:multiLevelType w:val="multilevel"/>
    <w:tmpl w:val="BD3C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95985"/>
    <w:multiLevelType w:val="multilevel"/>
    <w:tmpl w:val="179A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A4D3F"/>
    <w:multiLevelType w:val="multilevel"/>
    <w:tmpl w:val="6B0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B773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6B13474"/>
    <w:multiLevelType w:val="multilevel"/>
    <w:tmpl w:val="F0FC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37FEF"/>
    <w:multiLevelType w:val="multilevel"/>
    <w:tmpl w:val="6F36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C0631D"/>
    <w:multiLevelType w:val="multilevel"/>
    <w:tmpl w:val="32E0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AD22C2"/>
    <w:multiLevelType w:val="multilevel"/>
    <w:tmpl w:val="5BFC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B13564"/>
    <w:multiLevelType w:val="multilevel"/>
    <w:tmpl w:val="018EF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4745EC"/>
    <w:multiLevelType w:val="multilevel"/>
    <w:tmpl w:val="4F6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EF3273"/>
    <w:multiLevelType w:val="multilevel"/>
    <w:tmpl w:val="54D0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F30346"/>
    <w:multiLevelType w:val="multilevel"/>
    <w:tmpl w:val="61B8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1636A4"/>
    <w:multiLevelType w:val="multilevel"/>
    <w:tmpl w:val="E818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521F44"/>
    <w:multiLevelType w:val="multilevel"/>
    <w:tmpl w:val="964ECD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EastAsia"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E0765D"/>
    <w:multiLevelType w:val="multilevel"/>
    <w:tmpl w:val="3BDCC0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406097"/>
    <w:multiLevelType w:val="multilevel"/>
    <w:tmpl w:val="7F1A8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940616"/>
    <w:multiLevelType w:val="multilevel"/>
    <w:tmpl w:val="5248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63DC6"/>
    <w:multiLevelType w:val="hybridMultilevel"/>
    <w:tmpl w:val="1606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A90D97"/>
    <w:multiLevelType w:val="multilevel"/>
    <w:tmpl w:val="32183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A50DE"/>
    <w:multiLevelType w:val="multilevel"/>
    <w:tmpl w:val="2818A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76757"/>
    <w:multiLevelType w:val="multilevel"/>
    <w:tmpl w:val="603E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321592"/>
    <w:multiLevelType w:val="multilevel"/>
    <w:tmpl w:val="7B40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164E62"/>
    <w:multiLevelType w:val="multilevel"/>
    <w:tmpl w:val="90AEF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610699"/>
    <w:multiLevelType w:val="multilevel"/>
    <w:tmpl w:val="7ADA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377D3D"/>
    <w:multiLevelType w:val="multilevel"/>
    <w:tmpl w:val="CA68A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6C42F4"/>
    <w:multiLevelType w:val="multilevel"/>
    <w:tmpl w:val="B77E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63BE4"/>
    <w:multiLevelType w:val="multilevel"/>
    <w:tmpl w:val="BE8E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C910A1"/>
    <w:multiLevelType w:val="multilevel"/>
    <w:tmpl w:val="3EC8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477124"/>
    <w:multiLevelType w:val="hybridMultilevel"/>
    <w:tmpl w:val="84C4C89A"/>
    <w:lvl w:ilvl="0" w:tplc="6A78F7F4">
      <w:start w:val="1"/>
      <w:numFmt w:val="bullet"/>
      <w:lvlText w:val=""/>
      <w:lvlPicBulletId w:val="0"/>
      <w:lvlJc w:val="left"/>
      <w:pPr>
        <w:tabs>
          <w:tab w:val="num" w:pos="720"/>
        </w:tabs>
        <w:ind w:left="720" w:hanging="360"/>
      </w:pPr>
      <w:rPr>
        <w:rFonts w:ascii="Symbol" w:hAnsi="Symbol" w:hint="default"/>
      </w:rPr>
    </w:lvl>
    <w:lvl w:ilvl="1" w:tplc="DE9A5028" w:tentative="1">
      <w:start w:val="1"/>
      <w:numFmt w:val="bullet"/>
      <w:lvlText w:val=""/>
      <w:lvlJc w:val="left"/>
      <w:pPr>
        <w:tabs>
          <w:tab w:val="num" w:pos="1440"/>
        </w:tabs>
        <w:ind w:left="1440" w:hanging="360"/>
      </w:pPr>
      <w:rPr>
        <w:rFonts w:ascii="Symbol" w:hAnsi="Symbol" w:hint="default"/>
      </w:rPr>
    </w:lvl>
    <w:lvl w:ilvl="2" w:tplc="762603A6" w:tentative="1">
      <w:start w:val="1"/>
      <w:numFmt w:val="bullet"/>
      <w:lvlText w:val=""/>
      <w:lvlJc w:val="left"/>
      <w:pPr>
        <w:tabs>
          <w:tab w:val="num" w:pos="2160"/>
        </w:tabs>
        <w:ind w:left="2160" w:hanging="360"/>
      </w:pPr>
      <w:rPr>
        <w:rFonts w:ascii="Symbol" w:hAnsi="Symbol" w:hint="default"/>
      </w:rPr>
    </w:lvl>
    <w:lvl w:ilvl="3" w:tplc="6FCEC43C" w:tentative="1">
      <w:start w:val="1"/>
      <w:numFmt w:val="bullet"/>
      <w:lvlText w:val=""/>
      <w:lvlJc w:val="left"/>
      <w:pPr>
        <w:tabs>
          <w:tab w:val="num" w:pos="2880"/>
        </w:tabs>
        <w:ind w:left="2880" w:hanging="360"/>
      </w:pPr>
      <w:rPr>
        <w:rFonts w:ascii="Symbol" w:hAnsi="Symbol" w:hint="default"/>
      </w:rPr>
    </w:lvl>
    <w:lvl w:ilvl="4" w:tplc="B8A07006" w:tentative="1">
      <w:start w:val="1"/>
      <w:numFmt w:val="bullet"/>
      <w:lvlText w:val=""/>
      <w:lvlJc w:val="left"/>
      <w:pPr>
        <w:tabs>
          <w:tab w:val="num" w:pos="3600"/>
        </w:tabs>
        <w:ind w:left="3600" w:hanging="360"/>
      </w:pPr>
      <w:rPr>
        <w:rFonts w:ascii="Symbol" w:hAnsi="Symbol" w:hint="default"/>
      </w:rPr>
    </w:lvl>
    <w:lvl w:ilvl="5" w:tplc="017895CC" w:tentative="1">
      <w:start w:val="1"/>
      <w:numFmt w:val="bullet"/>
      <w:lvlText w:val=""/>
      <w:lvlJc w:val="left"/>
      <w:pPr>
        <w:tabs>
          <w:tab w:val="num" w:pos="4320"/>
        </w:tabs>
        <w:ind w:left="4320" w:hanging="360"/>
      </w:pPr>
      <w:rPr>
        <w:rFonts w:ascii="Symbol" w:hAnsi="Symbol" w:hint="default"/>
      </w:rPr>
    </w:lvl>
    <w:lvl w:ilvl="6" w:tplc="22E62538" w:tentative="1">
      <w:start w:val="1"/>
      <w:numFmt w:val="bullet"/>
      <w:lvlText w:val=""/>
      <w:lvlJc w:val="left"/>
      <w:pPr>
        <w:tabs>
          <w:tab w:val="num" w:pos="5040"/>
        </w:tabs>
        <w:ind w:left="5040" w:hanging="360"/>
      </w:pPr>
      <w:rPr>
        <w:rFonts w:ascii="Symbol" w:hAnsi="Symbol" w:hint="default"/>
      </w:rPr>
    </w:lvl>
    <w:lvl w:ilvl="7" w:tplc="4E0C8470" w:tentative="1">
      <w:start w:val="1"/>
      <w:numFmt w:val="bullet"/>
      <w:lvlText w:val=""/>
      <w:lvlJc w:val="left"/>
      <w:pPr>
        <w:tabs>
          <w:tab w:val="num" w:pos="5760"/>
        </w:tabs>
        <w:ind w:left="5760" w:hanging="360"/>
      </w:pPr>
      <w:rPr>
        <w:rFonts w:ascii="Symbol" w:hAnsi="Symbol" w:hint="default"/>
      </w:rPr>
    </w:lvl>
    <w:lvl w:ilvl="8" w:tplc="53B6FDB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4D3A65BA"/>
    <w:multiLevelType w:val="multilevel"/>
    <w:tmpl w:val="8DAEE760"/>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B4696E"/>
    <w:multiLevelType w:val="multilevel"/>
    <w:tmpl w:val="F1EE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8A106F"/>
    <w:multiLevelType w:val="multilevel"/>
    <w:tmpl w:val="62DC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B73088"/>
    <w:multiLevelType w:val="multilevel"/>
    <w:tmpl w:val="0C92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F62300"/>
    <w:multiLevelType w:val="multilevel"/>
    <w:tmpl w:val="DF32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280A7D"/>
    <w:multiLevelType w:val="multilevel"/>
    <w:tmpl w:val="2DB0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9D0180"/>
    <w:multiLevelType w:val="multilevel"/>
    <w:tmpl w:val="7780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EB35BE"/>
    <w:multiLevelType w:val="multilevel"/>
    <w:tmpl w:val="CF266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92040B"/>
    <w:multiLevelType w:val="multilevel"/>
    <w:tmpl w:val="B6D0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2E5323"/>
    <w:multiLevelType w:val="multilevel"/>
    <w:tmpl w:val="46E6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A375AE"/>
    <w:multiLevelType w:val="multilevel"/>
    <w:tmpl w:val="E4E0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750A65"/>
    <w:multiLevelType w:val="multilevel"/>
    <w:tmpl w:val="C70E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B05316"/>
    <w:multiLevelType w:val="multilevel"/>
    <w:tmpl w:val="6070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3B56FD"/>
    <w:multiLevelType w:val="multilevel"/>
    <w:tmpl w:val="CE508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8F6C27"/>
    <w:multiLevelType w:val="multilevel"/>
    <w:tmpl w:val="C272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8F4347"/>
    <w:multiLevelType w:val="multilevel"/>
    <w:tmpl w:val="57F6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F4608C"/>
    <w:multiLevelType w:val="multilevel"/>
    <w:tmpl w:val="25F48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042743"/>
    <w:multiLevelType w:val="multilevel"/>
    <w:tmpl w:val="0142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AA1598"/>
    <w:multiLevelType w:val="multilevel"/>
    <w:tmpl w:val="1AFA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B77836"/>
    <w:multiLevelType w:val="multilevel"/>
    <w:tmpl w:val="F82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6A6F4A"/>
    <w:multiLevelType w:val="multilevel"/>
    <w:tmpl w:val="66BE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D5610F"/>
    <w:multiLevelType w:val="multilevel"/>
    <w:tmpl w:val="6C42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BE4D58"/>
    <w:multiLevelType w:val="multilevel"/>
    <w:tmpl w:val="EF4E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365E90"/>
    <w:multiLevelType w:val="multilevel"/>
    <w:tmpl w:val="E728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A427AF"/>
    <w:multiLevelType w:val="multilevel"/>
    <w:tmpl w:val="31BA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4B2109"/>
    <w:multiLevelType w:val="multilevel"/>
    <w:tmpl w:val="FC66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63436E"/>
    <w:multiLevelType w:val="multilevel"/>
    <w:tmpl w:val="489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773C19"/>
    <w:multiLevelType w:val="multilevel"/>
    <w:tmpl w:val="B904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9A5BCC"/>
    <w:multiLevelType w:val="multilevel"/>
    <w:tmpl w:val="C6AE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9A036D9"/>
    <w:multiLevelType w:val="multilevel"/>
    <w:tmpl w:val="B546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116432"/>
    <w:multiLevelType w:val="multilevel"/>
    <w:tmpl w:val="5E9E6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1B3AB6"/>
    <w:multiLevelType w:val="multilevel"/>
    <w:tmpl w:val="2638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35379C"/>
    <w:multiLevelType w:val="multilevel"/>
    <w:tmpl w:val="2072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737461"/>
    <w:multiLevelType w:val="multilevel"/>
    <w:tmpl w:val="F48C5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9241940">
    <w:abstractNumId w:val="13"/>
  </w:num>
  <w:num w:numId="2" w16cid:durableId="997223638">
    <w:abstractNumId w:val="52"/>
  </w:num>
  <w:num w:numId="3" w16cid:durableId="1901136136">
    <w:abstractNumId w:val="8"/>
  </w:num>
  <w:num w:numId="4" w16cid:durableId="855460088">
    <w:abstractNumId w:val="42"/>
  </w:num>
  <w:num w:numId="5" w16cid:durableId="1830168446">
    <w:abstractNumId w:val="22"/>
  </w:num>
  <w:num w:numId="6" w16cid:durableId="190411886">
    <w:abstractNumId w:val="44"/>
  </w:num>
  <w:num w:numId="7" w16cid:durableId="557399626">
    <w:abstractNumId w:val="68"/>
  </w:num>
  <w:num w:numId="8" w16cid:durableId="89619540">
    <w:abstractNumId w:val="57"/>
  </w:num>
  <w:num w:numId="9" w16cid:durableId="1655524920">
    <w:abstractNumId w:val="63"/>
  </w:num>
  <w:num w:numId="10" w16cid:durableId="722948143">
    <w:abstractNumId w:val="10"/>
  </w:num>
  <w:num w:numId="11" w16cid:durableId="894194450">
    <w:abstractNumId w:val="35"/>
  </w:num>
  <w:num w:numId="12" w16cid:durableId="402946116">
    <w:abstractNumId w:val="23"/>
  </w:num>
  <w:num w:numId="13" w16cid:durableId="1756240488">
    <w:abstractNumId w:val="71"/>
  </w:num>
  <w:num w:numId="14" w16cid:durableId="990476769">
    <w:abstractNumId w:val="2"/>
  </w:num>
  <w:num w:numId="15" w16cid:durableId="1124423537">
    <w:abstractNumId w:val="34"/>
  </w:num>
  <w:num w:numId="16" w16cid:durableId="896862782">
    <w:abstractNumId w:val="56"/>
  </w:num>
  <w:num w:numId="17" w16cid:durableId="420489923">
    <w:abstractNumId w:val="17"/>
  </w:num>
  <w:num w:numId="18" w16cid:durableId="170687799">
    <w:abstractNumId w:val="20"/>
  </w:num>
  <w:num w:numId="19" w16cid:durableId="1350137959">
    <w:abstractNumId w:val="70"/>
  </w:num>
  <w:num w:numId="20" w16cid:durableId="482935152">
    <w:abstractNumId w:val="36"/>
  </w:num>
  <w:num w:numId="21" w16cid:durableId="760218446">
    <w:abstractNumId w:val="46"/>
  </w:num>
  <w:num w:numId="22" w16cid:durableId="1996301456">
    <w:abstractNumId w:val="5"/>
  </w:num>
  <w:num w:numId="23" w16cid:durableId="676419803">
    <w:abstractNumId w:val="59"/>
  </w:num>
  <w:num w:numId="24" w16cid:durableId="1180661119">
    <w:abstractNumId w:val="72"/>
  </w:num>
  <w:num w:numId="25" w16cid:durableId="223033903">
    <w:abstractNumId w:val="48"/>
  </w:num>
  <w:num w:numId="26" w16cid:durableId="796873548">
    <w:abstractNumId w:val="55"/>
  </w:num>
  <w:num w:numId="27" w16cid:durableId="3826400">
    <w:abstractNumId w:val="50"/>
  </w:num>
  <w:num w:numId="28" w16cid:durableId="1488781758">
    <w:abstractNumId w:val="69"/>
  </w:num>
  <w:num w:numId="29" w16cid:durableId="876235537">
    <w:abstractNumId w:val="38"/>
  </w:num>
  <w:num w:numId="30" w16cid:durableId="1880631551">
    <w:abstractNumId w:val="39"/>
  </w:num>
  <w:num w:numId="31" w16cid:durableId="75136068">
    <w:abstractNumId w:val="18"/>
  </w:num>
  <w:num w:numId="32" w16cid:durableId="1492872403">
    <w:abstractNumId w:val="53"/>
  </w:num>
  <w:num w:numId="33" w16cid:durableId="277874006">
    <w:abstractNumId w:val="15"/>
  </w:num>
  <w:num w:numId="34" w16cid:durableId="1384863283">
    <w:abstractNumId w:val="32"/>
  </w:num>
  <w:num w:numId="35" w16cid:durableId="1423336761">
    <w:abstractNumId w:val="30"/>
  </w:num>
  <w:num w:numId="36" w16cid:durableId="1101534822">
    <w:abstractNumId w:val="3"/>
  </w:num>
  <w:num w:numId="37" w16cid:durableId="1993824198">
    <w:abstractNumId w:val="16"/>
  </w:num>
  <w:num w:numId="38" w16cid:durableId="1988628346">
    <w:abstractNumId w:val="7"/>
  </w:num>
  <w:num w:numId="39" w16cid:durableId="1270939864">
    <w:abstractNumId w:val="64"/>
  </w:num>
  <w:num w:numId="40" w16cid:durableId="1984119878">
    <w:abstractNumId w:val="31"/>
  </w:num>
  <w:num w:numId="41" w16cid:durableId="1078601628">
    <w:abstractNumId w:val="58"/>
  </w:num>
  <w:num w:numId="42" w16cid:durableId="789278199">
    <w:abstractNumId w:val="43"/>
  </w:num>
  <w:num w:numId="43" w16cid:durableId="41104141">
    <w:abstractNumId w:val="54"/>
  </w:num>
  <w:num w:numId="44" w16cid:durableId="62604118">
    <w:abstractNumId w:val="41"/>
  </w:num>
  <w:num w:numId="45" w16cid:durableId="516889808">
    <w:abstractNumId w:val="9"/>
  </w:num>
  <w:num w:numId="46" w16cid:durableId="685794077">
    <w:abstractNumId w:val="11"/>
  </w:num>
  <w:num w:numId="47" w16cid:durableId="525219624">
    <w:abstractNumId w:val="12"/>
  </w:num>
  <w:num w:numId="48" w16cid:durableId="244386211">
    <w:abstractNumId w:val="62"/>
  </w:num>
  <w:num w:numId="49" w16cid:durableId="2126346271">
    <w:abstractNumId w:val="45"/>
  </w:num>
  <w:num w:numId="50" w16cid:durableId="954949341">
    <w:abstractNumId w:val="1"/>
  </w:num>
  <w:num w:numId="51" w16cid:durableId="742289525">
    <w:abstractNumId w:val="0"/>
  </w:num>
  <w:num w:numId="52" w16cid:durableId="15231915">
    <w:abstractNumId w:val="14"/>
  </w:num>
  <w:num w:numId="53" w16cid:durableId="792330744">
    <w:abstractNumId w:val="40"/>
  </w:num>
  <w:num w:numId="54" w16cid:durableId="648630723">
    <w:abstractNumId w:val="21"/>
  </w:num>
  <w:num w:numId="55" w16cid:durableId="1097363764">
    <w:abstractNumId w:val="49"/>
  </w:num>
  <w:num w:numId="56" w16cid:durableId="1852840994">
    <w:abstractNumId w:val="33"/>
  </w:num>
  <w:num w:numId="57" w16cid:durableId="413204782">
    <w:abstractNumId w:val="6"/>
  </w:num>
  <w:num w:numId="58" w16cid:durableId="829518005">
    <w:abstractNumId w:val="26"/>
  </w:num>
  <w:num w:numId="59" w16cid:durableId="1546330474">
    <w:abstractNumId w:val="19"/>
  </w:num>
  <w:num w:numId="60" w16cid:durableId="130682956">
    <w:abstractNumId w:val="4"/>
  </w:num>
  <w:num w:numId="61" w16cid:durableId="1326977165">
    <w:abstractNumId w:val="51"/>
  </w:num>
  <w:num w:numId="62" w16cid:durableId="602155748">
    <w:abstractNumId w:val="29"/>
  </w:num>
  <w:num w:numId="63" w16cid:durableId="2000767639">
    <w:abstractNumId w:val="24"/>
  </w:num>
  <w:num w:numId="64" w16cid:durableId="822549768">
    <w:abstractNumId w:val="37"/>
  </w:num>
  <w:num w:numId="65" w16cid:durableId="1263218256">
    <w:abstractNumId w:val="61"/>
  </w:num>
  <w:num w:numId="66" w16cid:durableId="1033918606">
    <w:abstractNumId w:val="60"/>
  </w:num>
  <w:num w:numId="67" w16cid:durableId="1646884848">
    <w:abstractNumId w:val="25"/>
  </w:num>
  <w:num w:numId="68" w16cid:durableId="873540124">
    <w:abstractNumId w:val="66"/>
  </w:num>
  <w:num w:numId="69" w16cid:durableId="882256230">
    <w:abstractNumId w:val="28"/>
  </w:num>
  <w:num w:numId="70" w16cid:durableId="1452631906">
    <w:abstractNumId w:val="47"/>
  </w:num>
  <w:num w:numId="71" w16cid:durableId="215506282">
    <w:abstractNumId w:val="65"/>
  </w:num>
  <w:num w:numId="72" w16cid:durableId="1218469290">
    <w:abstractNumId w:val="67"/>
  </w:num>
  <w:num w:numId="73" w16cid:durableId="1395858868">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ahali Theodor">
    <w15:presenceInfo w15:providerId="AD" w15:userId="S-1-5-21-3285233954-4263184551-2270078472-1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F6E"/>
    <w:rsid w:val="00001113"/>
    <w:rsid w:val="00011B2D"/>
    <w:rsid w:val="00024138"/>
    <w:rsid w:val="00034B74"/>
    <w:rsid w:val="0003673B"/>
    <w:rsid w:val="00083A42"/>
    <w:rsid w:val="000C1F3D"/>
    <w:rsid w:val="000D4639"/>
    <w:rsid w:val="000E692F"/>
    <w:rsid w:val="001018A5"/>
    <w:rsid w:val="00114CB4"/>
    <w:rsid w:val="001338D2"/>
    <w:rsid w:val="00134E14"/>
    <w:rsid w:val="00172981"/>
    <w:rsid w:val="00190B91"/>
    <w:rsid w:val="001A60DF"/>
    <w:rsid w:val="001D4869"/>
    <w:rsid w:val="001D4F2E"/>
    <w:rsid w:val="00216E0A"/>
    <w:rsid w:val="002333D0"/>
    <w:rsid w:val="00240FD3"/>
    <w:rsid w:val="00263A7E"/>
    <w:rsid w:val="002A0032"/>
    <w:rsid w:val="002A64F1"/>
    <w:rsid w:val="002D1F8D"/>
    <w:rsid w:val="002E48B9"/>
    <w:rsid w:val="002F5E55"/>
    <w:rsid w:val="003277E1"/>
    <w:rsid w:val="003410D1"/>
    <w:rsid w:val="00366F6E"/>
    <w:rsid w:val="0038617C"/>
    <w:rsid w:val="00397C97"/>
    <w:rsid w:val="003A5B00"/>
    <w:rsid w:val="003C0D8E"/>
    <w:rsid w:val="003D189D"/>
    <w:rsid w:val="003E24EB"/>
    <w:rsid w:val="00402EEA"/>
    <w:rsid w:val="0041533C"/>
    <w:rsid w:val="00415D37"/>
    <w:rsid w:val="00430E9F"/>
    <w:rsid w:val="004572A6"/>
    <w:rsid w:val="00466412"/>
    <w:rsid w:val="004B0866"/>
    <w:rsid w:val="004C7B86"/>
    <w:rsid w:val="004F545F"/>
    <w:rsid w:val="005329D2"/>
    <w:rsid w:val="00535A68"/>
    <w:rsid w:val="00573CE1"/>
    <w:rsid w:val="005E3A82"/>
    <w:rsid w:val="005F5D56"/>
    <w:rsid w:val="006479D2"/>
    <w:rsid w:val="00672CE1"/>
    <w:rsid w:val="006821E6"/>
    <w:rsid w:val="00686E47"/>
    <w:rsid w:val="006A7E0A"/>
    <w:rsid w:val="006B6D8F"/>
    <w:rsid w:val="006E604B"/>
    <w:rsid w:val="007075C3"/>
    <w:rsid w:val="00762B4E"/>
    <w:rsid w:val="00781FAB"/>
    <w:rsid w:val="00794BFD"/>
    <w:rsid w:val="007C49A8"/>
    <w:rsid w:val="007E6FB4"/>
    <w:rsid w:val="00803C4F"/>
    <w:rsid w:val="008061FE"/>
    <w:rsid w:val="00841508"/>
    <w:rsid w:val="00844335"/>
    <w:rsid w:val="008471EB"/>
    <w:rsid w:val="00857FF8"/>
    <w:rsid w:val="008707F8"/>
    <w:rsid w:val="00872CD6"/>
    <w:rsid w:val="0088782E"/>
    <w:rsid w:val="00890451"/>
    <w:rsid w:val="00891F3D"/>
    <w:rsid w:val="008945BA"/>
    <w:rsid w:val="008B223B"/>
    <w:rsid w:val="008C2E0D"/>
    <w:rsid w:val="008F002F"/>
    <w:rsid w:val="0090736B"/>
    <w:rsid w:val="009074AB"/>
    <w:rsid w:val="00907B07"/>
    <w:rsid w:val="009200EF"/>
    <w:rsid w:val="0097781F"/>
    <w:rsid w:val="00996CB9"/>
    <w:rsid w:val="00A17B52"/>
    <w:rsid w:val="00A30A2C"/>
    <w:rsid w:val="00A33C09"/>
    <w:rsid w:val="00A80AEF"/>
    <w:rsid w:val="00A93AF1"/>
    <w:rsid w:val="00A94371"/>
    <w:rsid w:val="00AB2BE4"/>
    <w:rsid w:val="00AB5680"/>
    <w:rsid w:val="00AC223A"/>
    <w:rsid w:val="00AC67D8"/>
    <w:rsid w:val="00AD25EB"/>
    <w:rsid w:val="00B366FD"/>
    <w:rsid w:val="00B66A7D"/>
    <w:rsid w:val="00BA031A"/>
    <w:rsid w:val="00BD4DEC"/>
    <w:rsid w:val="00BF4D43"/>
    <w:rsid w:val="00C15433"/>
    <w:rsid w:val="00C458D2"/>
    <w:rsid w:val="00C47769"/>
    <w:rsid w:val="00C51E10"/>
    <w:rsid w:val="00CA18B7"/>
    <w:rsid w:val="00CA774D"/>
    <w:rsid w:val="00CD4867"/>
    <w:rsid w:val="00D863A8"/>
    <w:rsid w:val="00E25141"/>
    <w:rsid w:val="00E46754"/>
    <w:rsid w:val="00EA6F69"/>
    <w:rsid w:val="00ED26E6"/>
    <w:rsid w:val="00EE04EC"/>
    <w:rsid w:val="00EF69B5"/>
    <w:rsid w:val="00F26BFB"/>
    <w:rsid w:val="00F270ED"/>
    <w:rsid w:val="00F41291"/>
    <w:rsid w:val="00F71A86"/>
    <w:rsid w:val="00F81546"/>
    <w:rsid w:val="00F82FEC"/>
    <w:rsid w:val="00F97BD3"/>
    <w:rsid w:val="00FC2D93"/>
    <w:rsid w:val="00FF28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0AD00"/>
  <w15:chartTrackingRefBased/>
  <w15:docId w15:val="{D9579E15-3D00-4895-A059-64232405D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371"/>
    <w:pPr>
      <w:bidi/>
    </w:pPr>
  </w:style>
  <w:style w:type="paragraph" w:styleId="Heading1">
    <w:name w:val="heading 1"/>
    <w:basedOn w:val="Normal"/>
    <w:next w:val="Normal"/>
    <w:link w:val="Heading1Char"/>
    <w:uiPriority w:val="9"/>
    <w:qFormat/>
    <w:rsid w:val="00EA6F69"/>
    <w:pPr>
      <w:keepNext/>
      <w:keepLines/>
      <w:numPr>
        <w:numId w:val="1"/>
      </w:numPr>
      <w:spacing w:before="320" w:after="0" w:line="240" w:lineRule="auto"/>
      <w:jc w:val="right"/>
      <w:outlineLvl w:val="0"/>
    </w:pPr>
    <w:rPr>
      <w:rFonts w:asciiTheme="majorHAnsi" w:eastAsiaTheme="majorEastAsia" w:hAnsiTheme="majorHAnsi" w:cstheme="majorBidi"/>
      <w:color w:val="0F4761" w:themeColor="accent1" w:themeShade="BF"/>
      <w:sz w:val="30"/>
      <w:szCs w:val="30"/>
    </w:rPr>
  </w:style>
  <w:style w:type="paragraph" w:styleId="Heading2">
    <w:name w:val="heading 2"/>
    <w:basedOn w:val="Normal"/>
    <w:next w:val="Normal"/>
    <w:link w:val="Heading2Char"/>
    <w:uiPriority w:val="9"/>
    <w:unhideWhenUsed/>
    <w:qFormat/>
    <w:rsid w:val="00EA6F69"/>
    <w:pPr>
      <w:keepNext/>
      <w:keepLines/>
      <w:numPr>
        <w:ilvl w:val="1"/>
        <w:numId w:val="1"/>
      </w:numPr>
      <w:spacing w:before="40" w:after="0" w:line="240" w:lineRule="auto"/>
      <w:outlineLvl w:val="1"/>
    </w:pPr>
    <w:rPr>
      <w:rFonts w:asciiTheme="majorHAnsi" w:eastAsiaTheme="majorEastAsia" w:hAnsiTheme="majorHAnsi" w:cstheme="majorBidi"/>
      <w:color w:val="BF4E14" w:themeColor="accent2" w:themeShade="BF"/>
      <w:sz w:val="28"/>
      <w:szCs w:val="28"/>
    </w:rPr>
  </w:style>
  <w:style w:type="paragraph" w:styleId="Heading3">
    <w:name w:val="heading 3"/>
    <w:basedOn w:val="Normal"/>
    <w:next w:val="Normal"/>
    <w:link w:val="Heading3Char"/>
    <w:uiPriority w:val="9"/>
    <w:unhideWhenUsed/>
    <w:qFormat/>
    <w:rsid w:val="00EA6F69"/>
    <w:pPr>
      <w:keepNext/>
      <w:keepLines/>
      <w:numPr>
        <w:ilvl w:val="2"/>
        <w:numId w:val="1"/>
      </w:numPr>
      <w:spacing w:before="40" w:after="0" w:line="240" w:lineRule="auto"/>
      <w:outlineLvl w:val="2"/>
    </w:pPr>
    <w:rPr>
      <w:rFonts w:asciiTheme="majorHAnsi" w:eastAsiaTheme="majorEastAsia" w:hAnsiTheme="majorHAnsi" w:cstheme="majorBidi"/>
      <w:color w:val="3A7C22" w:themeColor="accent6" w:themeShade="BF"/>
      <w:sz w:val="26"/>
      <w:szCs w:val="26"/>
    </w:rPr>
  </w:style>
  <w:style w:type="paragraph" w:styleId="Heading4">
    <w:name w:val="heading 4"/>
    <w:basedOn w:val="Normal"/>
    <w:next w:val="Normal"/>
    <w:link w:val="Heading4Char"/>
    <w:uiPriority w:val="9"/>
    <w:unhideWhenUsed/>
    <w:qFormat/>
    <w:rsid w:val="00EA6F69"/>
    <w:pPr>
      <w:keepNext/>
      <w:keepLines/>
      <w:numPr>
        <w:ilvl w:val="3"/>
        <w:numId w:val="1"/>
      </w:numPr>
      <w:spacing w:before="40" w:after="0"/>
      <w:outlineLvl w:val="3"/>
    </w:pPr>
    <w:rPr>
      <w:rFonts w:asciiTheme="majorHAnsi" w:eastAsiaTheme="majorEastAsia" w:hAnsiTheme="majorHAnsi" w:cstheme="majorBidi"/>
      <w:i/>
      <w:iCs/>
      <w:color w:val="77206D" w:themeColor="accent5" w:themeShade="BF"/>
      <w:sz w:val="25"/>
      <w:szCs w:val="25"/>
    </w:rPr>
  </w:style>
  <w:style w:type="paragraph" w:styleId="Heading5">
    <w:name w:val="heading 5"/>
    <w:basedOn w:val="Normal"/>
    <w:next w:val="Normal"/>
    <w:link w:val="Heading5Char"/>
    <w:uiPriority w:val="9"/>
    <w:semiHidden/>
    <w:unhideWhenUsed/>
    <w:qFormat/>
    <w:rsid w:val="00EA6F69"/>
    <w:pPr>
      <w:keepNext/>
      <w:keepLines/>
      <w:numPr>
        <w:ilvl w:val="4"/>
        <w:numId w:val="1"/>
      </w:numPr>
      <w:spacing w:before="40" w:after="0"/>
      <w:outlineLvl w:val="4"/>
    </w:pPr>
    <w:rPr>
      <w:rFonts w:asciiTheme="majorHAnsi" w:eastAsiaTheme="majorEastAsia" w:hAnsiTheme="majorHAnsi" w:cstheme="majorBidi"/>
      <w:i/>
      <w:iCs/>
      <w:color w:val="80340D" w:themeColor="accent2" w:themeShade="80"/>
      <w:sz w:val="24"/>
      <w:szCs w:val="24"/>
    </w:rPr>
  </w:style>
  <w:style w:type="paragraph" w:styleId="Heading6">
    <w:name w:val="heading 6"/>
    <w:basedOn w:val="Normal"/>
    <w:next w:val="Normal"/>
    <w:link w:val="Heading6Char"/>
    <w:uiPriority w:val="9"/>
    <w:semiHidden/>
    <w:unhideWhenUsed/>
    <w:qFormat/>
    <w:rsid w:val="00EA6F69"/>
    <w:pPr>
      <w:keepNext/>
      <w:keepLines/>
      <w:numPr>
        <w:ilvl w:val="5"/>
        <w:numId w:val="1"/>
      </w:numPr>
      <w:spacing w:before="40" w:after="0"/>
      <w:outlineLvl w:val="5"/>
    </w:pPr>
    <w:rPr>
      <w:rFonts w:asciiTheme="majorHAnsi" w:eastAsiaTheme="majorEastAsia" w:hAnsiTheme="majorHAnsi" w:cstheme="majorBidi"/>
      <w:i/>
      <w:iCs/>
      <w:color w:val="275317" w:themeColor="accent6" w:themeShade="80"/>
      <w:sz w:val="23"/>
      <w:szCs w:val="23"/>
    </w:rPr>
  </w:style>
  <w:style w:type="paragraph" w:styleId="Heading7">
    <w:name w:val="heading 7"/>
    <w:basedOn w:val="Normal"/>
    <w:next w:val="Normal"/>
    <w:link w:val="Heading7Char"/>
    <w:uiPriority w:val="9"/>
    <w:semiHidden/>
    <w:unhideWhenUsed/>
    <w:qFormat/>
    <w:rsid w:val="00EA6F69"/>
    <w:pPr>
      <w:keepNext/>
      <w:keepLines/>
      <w:numPr>
        <w:ilvl w:val="6"/>
        <w:numId w:val="1"/>
      </w:numPr>
      <w:spacing w:before="40" w:after="0"/>
      <w:outlineLvl w:val="6"/>
    </w:pPr>
    <w:rPr>
      <w:rFonts w:asciiTheme="majorHAnsi" w:eastAsiaTheme="majorEastAsia" w:hAnsiTheme="majorHAnsi" w:cstheme="majorBidi"/>
      <w:color w:val="0A2F41" w:themeColor="accent1" w:themeShade="80"/>
    </w:rPr>
  </w:style>
  <w:style w:type="paragraph" w:styleId="Heading8">
    <w:name w:val="heading 8"/>
    <w:basedOn w:val="Normal"/>
    <w:next w:val="Normal"/>
    <w:link w:val="Heading8Char"/>
    <w:uiPriority w:val="9"/>
    <w:semiHidden/>
    <w:unhideWhenUsed/>
    <w:qFormat/>
    <w:rsid w:val="00EA6F69"/>
    <w:pPr>
      <w:keepNext/>
      <w:keepLines/>
      <w:numPr>
        <w:ilvl w:val="7"/>
        <w:numId w:val="1"/>
      </w:numPr>
      <w:spacing w:before="40" w:after="0"/>
      <w:outlineLvl w:val="7"/>
    </w:pPr>
    <w:rPr>
      <w:rFonts w:asciiTheme="majorHAnsi" w:eastAsiaTheme="majorEastAsia" w:hAnsiTheme="majorHAnsi" w:cstheme="majorBidi"/>
      <w:color w:val="80340D" w:themeColor="accent2" w:themeShade="80"/>
      <w:sz w:val="21"/>
      <w:szCs w:val="21"/>
    </w:rPr>
  </w:style>
  <w:style w:type="paragraph" w:styleId="Heading9">
    <w:name w:val="heading 9"/>
    <w:basedOn w:val="Normal"/>
    <w:next w:val="Normal"/>
    <w:link w:val="Heading9Char"/>
    <w:uiPriority w:val="9"/>
    <w:semiHidden/>
    <w:unhideWhenUsed/>
    <w:qFormat/>
    <w:rsid w:val="00EA6F69"/>
    <w:pPr>
      <w:keepNext/>
      <w:keepLines/>
      <w:numPr>
        <w:ilvl w:val="8"/>
        <w:numId w:val="1"/>
      </w:numPr>
      <w:spacing w:before="40" w:after="0"/>
      <w:outlineLvl w:val="8"/>
    </w:pPr>
    <w:rPr>
      <w:rFonts w:asciiTheme="majorHAnsi" w:eastAsiaTheme="majorEastAsia" w:hAnsiTheme="majorHAnsi" w:cstheme="majorBidi"/>
      <w:color w:val="275317"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F69"/>
    <w:rPr>
      <w:rFonts w:asciiTheme="majorHAnsi" w:eastAsiaTheme="majorEastAsia" w:hAnsiTheme="majorHAnsi" w:cstheme="majorBidi"/>
      <w:color w:val="0F4761" w:themeColor="accent1" w:themeShade="BF"/>
      <w:sz w:val="30"/>
      <w:szCs w:val="30"/>
    </w:rPr>
  </w:style>
  <w:style w:type="character" w:customStyle="1" w:styleId="Heading2Char">
    <w:name w:val="Heading 2 Char"/>
    <w:basedOn w:val="DefaultParagraphFont"/>
    <w:link w:val="Heading2"/>
    <w:uiPriority w:val="9"/>
    <w:rsid w:val="00EA6F69"/>
    <w:rPr>
      <w:rFonts w:asciiTheme="majorHAnsi" w:eastAsiaTheme="majorEastAsia" w:hAnsiTheme="majorHAnsi" w:cstheme="majorBidi"/>
      <w:color w:val="BF4E14" w:themeColor="accent2" w:themeShade="BF"/>
      <w:sz w:val="28"/>
      <w:szCs w:val="28"/>
    </w:rPr>
  </w:style>
  <w:style w:type="character" w:customStyle="1" w:styleId="Heading3Char">
    <w:name w:val="Heading 3 Char"/>
    <w:basedOn w:val="DefaultParagraphFont"/>
    <w:link w:val="Heading3"/>
    <w:uiPriority w:val="9"/>
    <w:rsid w:val="00EA6F69"/>
    <w:rPr>
      <w:rFonts w:asciiTheme="majorHAnsi" w:eastAsiaTheme="majorEastAsia" w:hAnsiTheme="majorHAnsi" w:cstheme="majorBidi"/>
      <w:color w:val="3A7C22" w:themeColor="accent6" w:themeShade="BF"/>
      <w:sz w:val="26"/>
      <w:szCs w:val="26"/>
    </w:rPr>
  </w:style>
  <w:style w:type="character" w:customStyle="1" w:styleId="Heading4Char">
    <w:name w:val="Heading 4 Char"/>
    <w:basedOn w:val="DefaultParagraphFont"/>
    <w:link w:val="Heading4"/>
    <w:uiPriority w:val="9"/>
    <w:rsid w:val="00EA6F69"/>
    <w:rPr>
      <w:rFonts w:asciiTheme="majorHAnsi" w:eastAsiaTheme="majorEastAsia" w:hAnsiTheme="majorHAnsi" w:cstheme="majorBidi"/>
      <w:i/>
      <w:iCs/>
      <w:color w:val="77206D" w:themeColor="accent5" w:themeShade="BF"/>
      <w:sz w:val="25"/>
      <w:szCs w:val="25"/>
    </w:rPr>
  </w:style>
  <w:style w:type="character" w:customStyle="1" w:styleId="Heading5Char">
    <w:name w:val="Heading 5 Char"/>
    <w:basedOn w:val="DefaultParagraphFont"/>
    <w:link w:val="Heading5"/>
    <w:uiPriority w:val="9"/>
    <w:semiHidden/>
    <w:rsid w:val="00EA6F69"/>
    <w:rPr>
      <w:rFonts w:asciiTheme="majorHAnsi" w:eastAsiaTheme="majorEastAsia" w:hAnsiTheme="majorHAnsi" w:cstheme="majorBidi"/>
      <w:i/>
      <w:iCs/>
      <w:color w:val="80340D" w:themeColor="accent2" w:themeShade="80"/>
      <w:sz w:val="24"/>
      <w:szCs w:val="24"/>
    </w:rPr>
  </w:style>
  <w:style w:type="character" w:customStyle="1" w:styleId="Heading6Char">
    <w:name w:val="Heading 6 Char"/>
    <w:basedOn w:val="DefaultParagraphFont"/>
    <w:link w:val="Heading6"/>
    <w:uiPriority w:val="9"/>
    <w:semiHidden/>
    <w:rsid w:val="00EA6F69"/>
    <w:rPr>
      <w:rFonts w:asciiTheme="majorHAnsi" w:eastAsiaTheme="majorEastAsia" w:hAnsiTheme="majorHAnsi" w:cstheme="majorBidi"/>
      <w:i/>
      <w:iCs/>
      <w:color w:val="275317" w:themeColor="accent6" w:themeShade="80"/>
      <w:sz w:val="23"/>
      <w:szCs w:val="23"/>
    </w:rPr>
  </w:style>
  <w:style w:type="character" w:customStyle="1" w:styleId="Heading7Char">
    <w:name w:val="Heading 7 Char"/>
    <w:basedOn w:val="DefaultParagraphFont"/>
    <w:link w:val="Heading7"/>
    <w:uiPriority w:val="9"/>
    <w:semiHidden/>
    <w:rsid w:val="00EA6F69"/>
    <w:rPr>
      <w:rFonts w:asciiTheme="majorHAnsi" w:eastAsiaTheme="majorEastAsia" w:hAnsiTheme="majorHAnsi" w:cstheme="majorBidi"/>
      <w:color w:val="0A2F41" w:themeColor="accent1" w:themeShade="80"/>
    </w:rPr>
  </w:style>
  <w:style w:type="character" w:customStyle="1" w:styleId="Heading8Char">
    <w:name w:val="Heading 8 Char"/>
    <w:basedOn w:val="DefaultParagraphFont"/>
    <w:link w:val="Heading8"/>
    <w:uiPriority w:val="9"/>
    <w:semiHidden/>
    <w:rsid w:val="00EA6F69"/>
    <w:rPr>
      <w:rFonts w:asciiTheme="majorHAnsi" w:eastAsiaTheme="majorEastAsia" w:hAnsiTheme="majorHAnsi" w:cstheme="majorBidi"/>
      <w:color w:val="80340D" w:themeColor="accent2" w:themeShade="80"/>
      <w:sz w:val="21"/>
      <w:szCs w:val="21"/>
    </w:rPr>
  </w:style>
  <w:style w:type="character" w:customStyle="1" w:styleId="Heading9Char">
    <w:name w:val="Heading 9 Char"/>
    <w:basedOn w:val="DefaultParagraphFont"/>
    <w:link w:val="Heading9"/>
    <w:uiPriority w:val="9"/>
    <w:semiHidden/>
    <w:rsid w:val="00EA6F69"/>
    <w:rPr>
      <w:rFonts w:asciiTheme="majorHAnsi" w:eastAsiaTheme="majorEastAsia" w:hAnsiTheme="majorHAnsi" w:cstheme="majorBidi"/>
      <w:color w:val="275317" w:themeColor="accent6" w:themeShade="80"/>
    </w:rPr>
  </w:style>
  <w:style w:type="paragraph" w:styleId="Title">
    <w:name w:val="Title"/>
    <w:basedOn w:val="Normal"/>
    <w:next w:val="Normal"/>
    <w:link w:val="TitleChar"/>
    <w:uiPriority w:val="10"/>
    <w:qFormat/>
    <w:rsid w:val="00EA6F69"/>
    <w:pPr>
      <w:spacing w:after="0" w:line="240" w:lineRule="auto"/>
      <w:contextualSpacing/>
    </w:pPr>
    <w:rPr>
      <w:rFonts w:asciiTheme="majorHAnsi" w:eastAsiaTheme="majorEastAsia" w:hAnsiTheme="majorHAnsi" w:cstheme="majorBidi"/>
      <w:color w:val="0F4761" w:themeColor="accent1" w:themeShade="BF"/>
      <w:spacing w:val="-10"/>
      <w:sz w:val="52"/>
      <w:szCs w:val="52"/>
    </w:rPr>
  </w:style>
  <w:style w:type="character" w:customStyle="1" w:styleId="TitleChar">
    <w:name w:val="Title Char"/>
    <w:basedOn w:val="DefaultParagraphFont"/>
    <w:link w:val="Title"/>
    <w:uiPriority w:val="10"/>
    <w:rsid w:val="00EA6F69"/>
    <w:rPr>
      <w:rFonts w:asciiTheme="majorHAnsi" w:eastAsiaTheme="majorEastAsia" w:hAnsiTheme="majorHAnsi" w:cstheme="majorBidi"/>
      <w:color w:val="0F4761" w:themeColor="accent1" w:themeShade="BF"/>
      <w:spacing w:val="-10"/>
      <w:sz w:val="52"/>
      <w:szCs w:val="52"/>
    </w:rPr>
  </w:style>
  <w:style w:type="paragraph" w:styleId="Subtitle">
    <w:name w:val="Subtitle"/>
    <w:basedOn w:val="Normal"/>
    <w:next w:val="Normal"/>
    <w:link w:val="SubtitleChar"/>
    <w:uiPriority w:val="11"/>
    <w:qFormat/>
    <w:rsid w:val="00EA6F6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A6F69"/>
    <w:rPr>
      <w:rFonts w:asciiTheme="majorHAnsi" w:eastAsiaTheme="majorEastAsia" w:hAnsiTheme="majorHAnsi" w:cstheme="majorBidi"/>
    </w:rPr>
  </w:style>
  <w:style w:type="paragraph" w:styleId="Quote">
    <w:name w:val="Quote"/>
    <w:basedOn w:val="Normal"/>
    <w:next w:val="Normal"/>
    <w:link w:val="QuoteChar"/>
    <w:uiPriority w:val="29"/>
    <w:qFormat/>
    <w:rsid w:val="00EA6F69"/>
    <w:pPr>
      <w:spacing w:before="120"/>
      <w:ind w:left="720" w:right="720"/>
      <w:jc w:val="center"/>
    </w:pPr>
    <w:rPr>
      <w:i/>
      <w:iCs/>
    </w:rPr>
  </w:style>
  <w:style w:type="character" w:customStyle="1" w:styleId="QuoteChar">
    <w:name w:val="Quote Char"/>
    <w:basedOn w:val="DefaultParagraphFont"/>
    <w:link w:val="Quote"/>
    <w:uiPriority w:val="29"/>
    <w:rsid w:val="00EA6F69"/>
    <w:rPr>
      <w:i/>
      <w:iCs/>
    </w:rPr>
  </w:style>
  <w:style w:type="paragraph" w:styleId="ListParagraph">
    <w:name w:val="List Paragraph"/>
    <w:basedOn w:val="Normal"/>
    <w:uiPriority w:val="34"/>
    <w:qFormat/>
    <w:rsid w:val="00EA6F69"/>
    <w:pPr>
      <w:ind w:left="720"/>
      <w:contextualSpacing/>
    </w:pPr>
  </w:style>
  <w:style w:type="character" w:styleId="IntenseEmphasis">
    <w:name w:val="Intense Emphasis"/>
    <w:basedOn w:val="DefaultParagraphFont"/>
    <w:uiPriority w:val="21"/>
    <w:qFormat/>
    <w:rsid w:val="00EA6F69"/>
    <w:rPr>
      <w:b w:val="0"/>
      <w:bCs w:val="0"/>
      <w:i/>
      <w:iCs/>
      <w:color w:val="156082" w:themeColor="accent1"/>
    </w:rPr>
  </w:style>
  <w:style w:type="paragraph" w:styleId="IntenseQuote">
    <w:name w:val="Intense Quote"/>
    <w:basedOn w:val="Normal"/>
    <w:next w:val="Normal"/>
    <w:link w:val="IntenseQuoteChar"/>
    <w:uiPriority w:val="30"/>
    <w:qFormat/>
    <w:rsid w:val="00EA6F69"/>
    <w:pPr>
      <w:spacing w:before="120" w:line="300" w:lineRule="auto"/>
      <w:ind w:left="576" w:right="576"/>
      <w:jc w:val="center"/>
    </w:pPr>
    <w:rPr>
      <w:rFonts w:asciiTheme="majorHAnsi" w:eastAsiaTheme="majorEastAsia" w:hAnsiTheme="majorHAnsi" w:cstheme="majorBidi"/>
      <w:color w:val="156082" w:themeColor="accent1"/>
      <w:sz w:val="24"/>
      <w:szCs w:val="24"/>
    </w:rPr>
  </w:style>
  <w:style w:type="character" w:customStyle="1" w:styleId="IntenseQuoteChar">
    <w:name w:val="Intense Quote Char"/>
    <w:basedOn w:val="DefaultParagraphFont"/>
    <w:link w:val="IntenseQuote"/>
    <w:uiPriority w:val="30"/>
    <w:rsid w:val="00EA6F69"/>
    <w:rPr>
      <w:rFonts w:asciiTheme="majorHAnsi" w:eastAsiaTheme="majorEastAsia" w:hAnsiTheme="majorHAnsi" w:cstheme="majorBidi"/>
      <w:color w:val="156082" w:themeColor="accent1"/>
      <w:sz w:val="24"/>
      <w:szCs w:val="24"/>
    </w:rPr>
  </w:style>
  <w:style w:type="character" w:styleId="IntenseReference">
    <w:name w:val="Intense Reference"/>
    <w:basedOn w:val="DefaultParagraphFont"/>
    <w:uiPriority w:val="32"/>
    <w:qFormat/>
    <w:rsid w:val="00EA6F69"/>
    <w:rPr>
      <w:b/>
      <w:bCs/>
      <w:smallCaps/>
      <w:color w:val="156082" w:themeColor="accent1"/>
      <w:spacing w:val="5"/>
      <w:u w:val="single"/>
    </w:rPr>
  </w:style>
  <w:style w:type="paragraph" w:styleId="NormalWeb">
    <w:name w:val="Normal (Web)"/>
    <w:basedOn w:val="Normal"/>
    <w:uiPriority w:val="99"/>
    <w:semiHidden/>
    <w:unhideWhenUsed/>
    <w:rsid w:val="00762B4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F69"/>
    <w:rPr>
      <w:b/>
      <w:bCs/>
    </w:rPr>
  </w:style>
  <w:style w:type="paragraph" w:styleId="TOCHeading">
    <w:name w:val="TOC Heading"/>
    <w:basedOn w:val="Heading1"/>
    <w:next w:val="Normal"/>
    <w:uiPriority w:val="39"/>
    <w:unhideWhenUsed/>
    <w:qFormat/>
    <w:rsid w:val="00EA6F69"/>
    <w:pPr>
      <w:bidi w:val="0"/>
      <w:outlineLvl w:val="9"/>
    </w:pPr>
  </w:style>
  <w:style w:type="paragraph" w:styleId="TOC1">
    <w:name w:val="toc 1"/>
    <w:basedOn w:val="Normal"/>
    <w:next w:val="Normal"/>
    <w:autoRedefine/>
    <w:uiPriority w:val="39"/>
    <w:unhideWhenUsed/>
    <w:rsid w:val="00A94371"/>
    <w:pPr>
      <w:tabs>
        <w:tab w:val="left" w:pos="1680"/>
        <w:tab w:val="right" w:leader="dot" w:pos="8296"/>
      </w:tabs>
      <w:bidi w:val="0"/>
      <w:spacing w:after="100"/>
    </w:pPr>
  </w:style>
  <w:style w:type="paragraph" w:styleId="TOC2">
    <w:name w:val="toc 2"/>
    <w:basedOn w:val="Normal"/>
    <w:next w:val="Normal"/>
    <w:autoRedefine/>
    <w:uiPriority w:val="39"/>
    <w:unhideWhenUsed/>
    <w:rsid w:val="00A94371"/>
    <w:pPr>
      <w:tabs>
        <w:tab w:val="left" w:pos="1680"/>
        <w:tab w:val="right" w:leader="dot" w:pos="8296"/>
      </w:tabs>
      <w:bidi w:val="0"/>
      <w:spacing w:after="100"/>
      <w:ind w:left="221"/>
    </w:pPr>
  </w:style>
  <w:style w:type="paragraph" w:styleId="TOC3">
    <w:name w:val="toc 3"/>
    <w:basedOn w:val="Normal"/>
    <w:next w:val="Normal"/>
    <w:autoRedefine/>
    <w:uiPriority w:val="39"/>
    <w:unhideWhenUsed/>
    <w:rsid w:val="00A94371"/>
    <w:pPr>
      <w:tabs>
        <w:tab w:val="left" w:pos="5832"/>
        <w:tab w:val="right" w:leader="dot" w:pos="8296"/>
      </w:tabs>
      <w:bidi w:val="0"/>
      <w:spacing w:after="100"/>
      <w:ind w:left="442"/>
    </w:pPr>
  </w:style>
  <w:style w:type="character" w:styleId="Hyperlink">
    <w:name w:val="Hyperlink"/>
    <w:basedOn w:val="DefaultParagraphFont"/>
    <w:uiPriority w:val="99"/>
    <w:unhideWhenUsed/>
    <w:rsid w:val="00F41291"/>
    <w:rPr>
      <w:color w:val="467886" w:themeColor="hyperlink"/>
      <w:u w:val="single"/>
    </w:rPr>
  </w:style>
  <w:style w:type="paragraph" w:styleId="Caption">
    <w:name w:val="caption"/>
    <w:basedOn w:val="Normal"/>
    <w:next w:val="Normal"/>
    <w:uiPriority w:val="35"/>
    <w:unhideWhenUsed/>
    <w:qFormat/>
    <w:rsid w:val="00EA6F69"/>
    <w:pPr>
      <w:bidi w:val="0"/>
      <w:spacing w:line="240" w:lineRule="auto"/>
    </w:pPr>
    <w:rPr>
      <w:b/>
      <w:bCs/>
      <w:smallCaps/>
      <w:color w:val="156082" w:themeColor="accent1"/>
      <w:spacing w:val="6"/>
    </w:rPr>
  </w:style>
  <w:style w:type="table" w:styleId="TableGrid">
    <w:name w:val="Table Grid"/>
    <w:basedOn w:val="TableNormal"/>
    <w:uiPriority w:val="39"/>
    <w:rsid w:val="00920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A6F69"/>
    <w:rPr>
      <w:i/>
      <w:iCs/>
    </w:rPr>
  </w:style>
  <w:style w:type="paragraph" w:styleId="NoSpacing">
    <w:name w:val="No Spacing"/>
    <w:uiPriority w:val="1"/>
    <w:qFormat/>
    <w:rsid w:val="00EA6F69"/>
    <w:pPr>
      <w:spacing w:after="0" w:line="240" w:lineRule="auto"/>
    </w:pPr>
  </w:style>
  <w:style w:type="character" w:styleId="SubtleEmphasis">
    <w:name w:val="Subtle Emphasis"/>
    <w:basedOn w:val="DefaultParagraphFont"/>
    <w:uiPriority w:val="19"/>
    <w:qFormat/>
    <w:rsid w:val="00EA6F69"/>
    <w:rPr>
      <w:i/>
      <w:iCs/>
      <w:color w:val="404040" w:themeColor="text1" w:themeTint="BF"/>
    </w:rPr>
  </w:style>
  <w:style w:type="character" w:styleId="SubtleReference">
    <w:name w:val="Subtle Reference"/>
    <w:basedOn w:val="DefaultParagraphFont"/>
    <w:uiPriority w:val="31"/>
    <w:qFormat/>
    <w:rsid w:val="00EA6F69"/>
    <w:rPr>
      <w:smallCaps/>
      <w:color w:val="404040" w:themeColor="text1" w:themeTint="BF"/>
      <w:u w:val="single" w:color="7F7F7F" w:themeColor="text1" w:themeTint="80"/>
    </w:rPr>
  </w:style>
  <w:style w:type="character" w:styleId="BookTitle">
    <w:name w:val="Book Title"/>
    <w:basedOn w:val="DefaultParagraphFont"/>
    <w:uiPriority w:val="33"/>
    <w:qFormat/>
    <w:rsid w:val="00EA6F69"/>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1.emf"/><Relationship Id="rId34" Type="http://schemas.openxmlformats.org/officeDocument/2006/relationships/fontTable" Target="fontTable.xml"/><Relationship Id="rId7" Type="http://schemas.openxmlformats.org/officeDocument/2006/relationships/package" Target="embeddings/Microsoft_Visio_Drawing.vsdx"/><Relationship Id="rId12" Type="http://schemas.openxmlformats.org/officeDocument/2006/relationships/image" Target="media/image4.emf"/><Relationship Id="rId17" Type="http://schemas.openxmlformats.org/officeDocument/2006/relationships/image" Target="media/image2.png"/><Relationship Id="rId25" Type="http://schemas.openxmlformats.org/officeDocument/2006/relationships/image" Target="media/image80.emf"/><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emf"/><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6.emf"/><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00.png"/><Relationship Id="rId30" Type="http://schemas.openxmlformats.org/officeDocument/2006/relationships/image" Target="media/image13.png"/><Relationship Id="rId35" Type="http://schemas.microsoft.com/office/2011/relationships/people" Target="people.xml"/><Relationship Id="rId8"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hali\AppData\Roaming\Microsoft\Templates\Doc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85C14-7D59-4830-B69C-706847E8C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Doc1.dotm</Template>
  <TotalTime>3428</TotalTime>
  <Pages>46</Pages>
  <Words>12987</Words>
  <Characters>64936</Characters>
  <Application>Microsoft Office Word</Application>
  <DocSecurity>0</DocSecurity>
  <Lines>541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Yahali Theodor</dc:creator>
  <cp:keywords/>
  <dc:description/>
  <cp:lastModifiedBy>Yahali Theodor</cp:lastModifiedBy>
  <cp:revision>1</cp:revision>
  <dcterms:created xsi:type="dcterms:W3CDTF">2025-08-21T16:50:00Z</dcterms:created>
  <dcterms:modified xsi:type="dcterms:W3CDTF">2025-10-16T04:14:00Z</dcterms:modified>
</cp:coreProperties>
</file>